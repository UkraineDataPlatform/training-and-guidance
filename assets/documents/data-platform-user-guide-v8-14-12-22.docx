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B8D8D" w14:textId="6B2124A2" w:rsidR="003C2AE0" w:rsidRDefault="00C15C95">
      <w:pPr>
        <w:pStyle w:val="Title"/>
        <w:spacing w:after="200"/>
        <w:rPr>
          <w:b w:val="0"/>
          <w:sz w:val="24"/>
          <w:szCs w:val="24"/>
        </w:rPr>
      </w:pPr>
      <w:r>
        <w:rPr>
          <w:b w:val="0"/>
          <w:noProof/>
          <w:color w:val="2B579A"/>
          <w:sz w:val="24"/>
          <w:szCs w:val="24"/>
          <w:shd w:val="clear" w:color="auto" w:fill="E6E6E6"/>
        </w:rPr>
        <w:drawing>
          <wp:inline distT="114300" distB="114300" distL="114300" distR="114300" wp14:anchorId="625B91AF" wp14:editId="625B91B0">
            <wp:extent cx="5731200" cy="1739900"/>
            <wp:effectExtent l="0" t="0" r="0" b="0"/>
            <wp:docPr id="7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8"/>
                    <a:srcRect/>
                    <a:stretch>
                      <a:fillRect/>
                    </a:stretch>
                  </pic:blipFill>
                  <pic:spPr>
                    <a:xfrm>
                      <a:off x="0" y="0"/>
                      <a:ext cx="5731200" cy="1739900"/>
                    </a:xfrm>
                    <a:prstGeom prst="rect">
                      <a:avLst/>
                    </a:prstGeom>
                    <a:ln/>
                  </pic:spPr>
                </pic:pic>
              </a:graphicData>
            </a:graphic>
          </wp:inline>
        </w:drawing>
      </w:r>
    </w:p>
    <w:p w14:paraId="625B8D8E" w14:textId="77777777" w:rsidR="003C2AE0" w:rsidRDefault="00C15C95">
      <w:pPr>
        <w:pStyle w:val="Title"/>
        <w:spacing w:before="2000" w:after="200"/>
      </w:pPr>
      <w:bookmarkStart w:id="0" w:name="_wd6a11f4fgmt" w:colFirst="0" w:colLast="0"/>
      <w:bookmarkEnd w:id="0"/>
      <w:r>
        <w:t>The Homes for Ukraine Data Platform - User Guide</w:t>
      </w:r>
    </w:p>
    <w:p w14:paraId="625B8D8F" w14:textId="2C3F0128" w:rsidR="003C2AE0" w:rsidRPr="007B3CA4" w:rsidRDefault="69E6E112">
      <w:pPr>
        <w:spacing w:before="5000"/>
        <w:jc w:val="right"/>
      </w:pPr>
      <w:r>
        <w:t xml:space="preserve">Version: </w:t>
      </w:r>
      <w:r w:rsidR="4500B97C">
        <w:t>8</w:t>
      </w:r>
      <w:r>
        <w:t>.0</w:t>
      </w:r>
    </w:p>
    <w:p w14:paraId="625B8D90" w14:textId="4DB5C569" w:rsidR="003C2AE0" w:rsidRDefault="00C15C95">
      <w:pPr>
        <w:jc w:val="right"/>
      </w:pPr>
      <w:r w:rsidRPr="007B3CA4">
        <w:t xml:space="preserve">Date of Release: </w:t>
      </w:r>
      <w:r w:rsidR="00B17099">
        <w:t>14/12/22</w:t>
      </w:r>
      <w:r>
        <w:br w:type="page"/>
      </w:r>
    </w:p>
    <w:sdt>
      <w:sdtPr>
        <w:id w:val="76155688"/>
        <w:docPartObj>
          <w:docPartGallery w:val="Table of Contents"/>
          <w:docPartUnique/>
        </w:docPartObj>
      </w:sdtPr>
      <w:sdtEndPr/>
      <w:sdtContent>
        <w:p w14:paraId="3A9DFB32" w14:textId="2B464273" w:rsidR="00D9237A" w:rsidRDefault="00D9237A" w:rsidP="4A75D40F">
          <w:pPr>
            <w:pStyle w:val="TOC1"/>
            <w:tabs>
              <w:tab w:val="clear" w:pos="9019"/>
              <w:tab w:val="right" w:leader="dot" w:pos="9015"/>
            </w:tabs>
            <w:rPr>
              <w:rStyle w:val="Hyperlink"/>
              <w:lang w:eastAsia="ja-JP"/>
            </w:rPr>
          </w:pPr>
          <w:r>
            <w:fldChar w:fldCharType="begin"/>
          </w:r>
          <w:r w:rsidR="5DD2F5E6">
            <w:instrText>TOC \h \u \z</w:instrText>
          </w:r>
          <w:r>
            <w:fldChar w:fldCharType="separate"/>
          </w:r>
          <w:hyperlink w:anchor="_Toc959045508">
            <w:r w:rsidR="4A75D40F" w:rsidRPr="4A75D40F">
              <w:rPr>
                <w:rStyle w:val="Hyperlink"/>
              </w:rPr>
              <w:t>Version Control</w:t>
            </w:r>
            <w:r w:rsidR="5DD2F5E6">
              <w:tab/>
            </w:r>
            <w:r w:rsidR="5DD2F5E6">
              <w:fldChar w:fldCharType="begin"/>
            </w:r>
            <w:r w:rsidR="5DD2F5E6">
              <w:instrText>PAGEREF _Toc959045508 \h</w:instrText>
            </w:r>
            <w:r w:rsidR="5DD2F5E6">
              <w:fldChar w:fldCharType="separate"/>
            </w:r>
            <w:r w:rsidR="4A75D40F" w:rsidRPr="4A75D40F">
              <w:rPr>
                <w:rStyle w:val="Hyperlink"/>
              </w:rPr>
              <w:t>2</w:t>
            </w:r>
            <w:r w:rsidR="5DD2F5E6">
              <w:fldChar w:fldCharType="end"/>
            </w:r>
          </w:hyperlink>
        </w:p>
        <w:p w14:paraId="59BA6DD3" w14:textId="2CFB5A05" w:rsidR="00D9237A" w:rsidRDefault="00B17099" w:rsidP="4A75D40F">
          <w:pPr>
            <w:pStyle w:val="TOC1"/>
            <w:tabs>
              <w:tab w:val="clear" w:pos="9019"/>
              <w:tab w:val="right" w:leader="dot" w:pos="9015"/>
            </w:tabs>
            <w:rPr>
              <w:rStyle w:val="Hyperlink"/>
              <w:lang w:eastAsia="ja-JP"/>
            </w:rPr>
          </w:pPr>
          <w:hyperlink w:anchor="_Toc99102903">
            <w:r w:rsidR="4A75D40F" w:rsidRPr="4A75D40F">
              <w:rPr>
                <w:rStyle w:val="Hyperlink"/>
              </w:rPr>
              <w:t>The Homes for Ukraine Data Platform (HfU)</w:t>
            </w:r>
            <w:r w:rsidR="00D9237A">
              <w:tab/>
            </w:r>
            <w:r w:rsidR="00D9237A">
              <w:fldChar w:fldCharType="begin"/>
            </w:r>
            <w:r w:rsidR="00D9237A">
              <w:instrText>PAGEREF _Toc99102903 \h</w:instrText>
            </w:r>
            <w:r w:rsidR="00D9237A">
              <w:fldChar w:fldCharType="separate"/>
            </w:r>
            <w:r w:rsidR="4A75D40F" w:rsidRPr="4A75D40F">
              <w:rPr>
                <w:rStyle w:val="Hyperlink"/>
              </w:rPr>
              <w:t>3</w:t>
            </w:r>
            <w:r w:rsidR="00D9237A">
              <w:fldChar w:fldCharType="end"/>
            </w:r>
          </w:hyperlink>
        </w:p>
        <w:p w14:paraId="60142E7D" w14:textId="18D8A261" w:rsidR="00D9237A" w:rsidRDefault="00B17099" w:rsidP="4A75D40F">
          <w:pPr>
            <w:pStyle w:val="TOC2"/>
            <w:tabs>
              <w:tab w:val="right" w:leader="dot" w:pos="9015"/>
            </w:tabs>
            <w:rPr>
              <w:rStyle w:val="Hyperlink"/>
              <w:noProof/>
              <w:lang w:eastAsia="ja-JP"/>
            </w:rPr>
          </w:pPr>
          <w:hyperlink w:anchor="_Toc339898795">
            <w:r w:rsidR="4A75D40F" w:rsidRPr="4A75D40F">
              <w:rPr>
                <w:rStyle w:val="Hyperlink"/>
              </w:rPr>
              <w:t>Data Statement</w:t>
            </w:r>
            <w:r w:rsidR="00D9237A">
              <w:tab/>
            </w:r>
            <w:r w:rsidR="00D9237A">
              <w:fldChar w:fldCharType="begin"/>
            </w:r>
            <w:r w:rsidR="00D9237A">
              <w:instrText>PAGEREF _Toc339898795 \h</w:instrText>
            </w:r>
            <w:r w:rsidR="00D9237A">
              <w:fldChar w:fldCharType="separate"/>
            </w:r>
            <w:r w:rsidR="4A75D40F" w:rsidRPr="4A75D40F">
              <w:rPr>
                <w:rStyle w:val="Hyperlink"/>
              </w:rPr>
              <w:t>4</w:t>
            </w:r>
            <w:r w:rsidR="00D9237A">
              <w:fldChar w:fldCharType="end"/>
            </w:r>
          </w:hyperlink>
        </w:p>
        <w:p w14:paraId="01484E66" w14:textId="3FAAA63C" w:rsidR="00D9237A" w:rsidRDefault="00B17099" w:rsidP="4A75D40F">
          <w:pPr>
            <w:pStyle w:val="TOC1"/>
            <w:tabs>
              <w:tab w:val="clear" w:pos="9019"/>
              <w:tab w:val="right" w:leader="dot" w:pos="9015"/>
            </w:tabs>
            <w:rPr>
              <w:rStyle w:val="Hyperlink"/>
              <w:lang w:eastAsia="ja-JP"/>
            </w:rPr>
          </w:pPr>
          <w:hyperlink w:anchor="_Toc549834960">
            <w:r w:rsidR="4A75D40F" w:rsidRPr="4A75D40F">
              <w:rPr>
                <w:rStyle w:val="Hyperlink"/>
              </w:rPr>
              <w:t>Summary of roles</w:t>
            </w:r>
            <w:r w:rsidR="00D9237A">
              <w:tab/>
            </w:r>
            <w:r w:rsidR="00D9237A">
              <w:fldChar w:fldCharType="begin"/>
            </w:r>
            <w:r w:rsidR="00D9237A">
              <w:instrText>PAGEREF _Toc549834960 \h</w:instrText>
            </w:r>
            <w:r w:rsidR="00D9237A">
              <w:fldChar w:fldCharType="separate"/>
            </w:r>
            <w:r w:rsidR="4A75D40F" w:rsidRPr="4A75D40F">
              <w:rPr>
                <w:rStyle w:val="Hyperlink"/>
              </w:rPr>
              <w:t>5</w:t>
            </w:r>
            <w:r w:rsidR="00D9237A">
              <w:fldChar w:fldCharType="end"/>
            </w:r>
          </w:hyperlink>
        </w:p>
        <w:p w14:paraId="4DF4627D" w14:textId="2D75720C" w:rsidR="00D9237A" w:rsidRDefault="00B17099" w:rsidP="4A75D40F">
          <w:pPr>
            <w:pStyle w:val="TOC1"/>
            <w:tabs>
              <w:tab w:val="clear" w:pos="9019"/>
              <w:tab w:val="right" w:leader="dot" w:pos="9015"/>
            </w:tabs>
            <w:rPr>
              <w:rStyle w:val="Hyperlink"/>
              <w:lang w:eastAsia="ja-JP"/>
            </w:rPr>
          </w:pPr>
          <w:hyperlink w:anchor="_Toc678050787">
            <w:r w:rsidR="4A75D40F" w:rsidRPr="4A75D40F">
              <w:rPr>
                <w:rStyle w:val="Hyperlink"/>
              </w:rPr>
              <w:t>Overview of the system windows, tabs and navigation</w:t>
            </w:r>
            <w:r w:rsidR="00D9237A">
              <w:tab/>
            </w:r>
            <w:r w:rsidR="00D9237A">
              <w:fldChar w:fldCharType="begin"/>
            </w:r>
            <w:r w:rsidR="00D9237A">
              <w:instrText>PAGEREF _Toc678050787 \h</w:instrText>
            </w:r>
            <w:r w:rsidR="00D9237A">
              <w:fldChar w:fldCharType="separate"/>
            </w:r>
            <w:r w:rsidR="4A75D40F" w:rsidRPr="4A75D40F">
              <w:rPr>
                <w:rStyle w:val="Hyperlink"/>
              </w:rPr>
              <w:t>8</w:t>
            </w:r>
            <w:r w:rsidR="00D9237A">
              <w:fldChar w:fldCharType="end"/>
            </w:r>
          </w:hyperlink>
        </w:p>
        <w:p w14:paraId="33734189" w14:textId="62E2A3C5" w:rsidR="00D9237A" w:rsidRDefault="00B17099" w:rsidP="4A75D40F">
          <w:pPr>
            <w:pStyle w:val="TOC2"/>
            <w:tabs>
              <w:tab w:val="right" w:leader="dot" w:pos="9015"/>
            </w:tabs>
            <w:rPr>
              <w:rStyle w:val="Hyperlink"/>
              <w:noProof/>
              <w:lang w:eastAsia="ja-JP"/>
            </w:rPr>
          </w:pPr>
          <w:hyperlink w:anchor="_Toc689349808">
            <w:r w:rsidR="4A75D40F" w:rsidRPr="4A75D40F">
              <w:rPr>
                <w:rStyle w:val="Hyperlink"/>
              </w:rPr>
              <w:t>Key things to remember</w:t>
            </w:r>
            <w:r w:rsidR="00D9237A">
              <w:tab/>
            </w:r>
            <w:r w:rsidR="00D9237A">
              <w:fldChar w:fldCharType="begin"/>
            </w:r>
            <w:r w:rsidR="00D9237A">
              <w:instrText>PAGEREF _Toc689349808 \h</w:instrText>
            </w:r>
            <w:r w:rsidR="00D9237A">
              <w:fldChar w:fldCharType="separate"/>
            </w:r>
            <w:r w:rsidR="4A75D40F" w:rsidRPr="4A75D40F">
              <w:rPr>
                <w:rStyle w:val="Hyperlink"/>
              </w:rPr>
              <w:t>9</w:t>
            </w:r>
            <w:r w:rsidR="00D9237A">
              <w:fldChar w:fldCharType="end"/>
            </w:r>
          </w:hyperlink>
        </w:p>
        <w:p w14:paraId="67A5E7D4" w14:textId="62085A76" w:rsidR="00D9237A" w:rsidRDefault="00B17099" w:rsidP="4A75D40F">
          <w:pPr>
            <w:pStyle w:val="TOC2"/>
            <w:tabs>
              <w:tab w:val="right" w:leader="dot" w:pos="9015"/>
            </w:tabs>
            <w:rPr>
              <w:rStyle w:val="Hyperlink"/>
              <w:noProof/>
              <w:lang w:eastAsia="ja-JP"/>
            </w:rPr>
          </w:pPr>
          <w:hyperlink w:anchor="_Toc1125112440">
            <w:r w:rsidR="4A75D40F" w:rsidRPr="4A75D40F">
              <w:rPr>
                <w:rStyle w:val="Hyperlink"/>
              </w:rPr>
              <w:t>Menus</w:t>
            </w:r>
            <w:r w:rsidR="00D9237A">
              <w:tab/>
            </w:r>
            <w:r w:rsidR="00D9237A">
              <w:fldChar w:fldCharType="begin"/>
            </w:r>
            <w:r w:rsidR="00D9237A">
              <w:instrText>PAGEREF _Toc1125112440 \h</w:instrText>
            </w:r>
            <w:r w:rsidR="00D9237A">
              <w:fldChar w:fldCharType="separate"/>
            </w:r>
            <w:r w:rsidR="4A75D40F" w:rsidRPr="4A75D40F">
              <w:rPr>
                <w:rStyle w:val="Hyperlink"/>
              </w:rPr>
              <w:t>9</w:t>
            </w:r>
            <w:r w:rsidR="00D9237A">
              <w:fldChar w:fldCharType="end"/>
            </w:r>
          </w:hyperlink>
        </w:p>
        <w:p w14:paraId="62BB9FA8" w14:textId="0BC219C3" w:rsidR="00D9237A" w:rsidRDefault="00B17099" w:rsidP="4A75D40F">
          <w:pPr>
            <w:pStyle w:val="TOC2"/>
            <w:tabs>
              <w:tab w:val="right" w:leader="dot" w:pos="9015"/>
            </w:tabs>
            <w:rPr>
              <w:rStyle w:val="Hyperlink"/>
              <w:noProof/>
              <w:lang w:eastAsia="ja-JP"/>
            </w:rPr>
          </w:pPr>
          <w:hyperlink w:anchor="_Toc117417012">
            <w:r w:rsidR="4A75D40F" w:rsidRPr="4A75D40F">
              <w:rPr>
                <w:rStyle w:val="Hyperlink"/>
              </w:rPr>
              <w:t>Navigation</w:t>
            </w:r>
            <w:r w:rsidR="00D9237A">
              <w:tab/>
            </w:r>
            <w:r w:rsidR="00D9237A">
              <w:fldChar w:fldCharType="begin"/>
            </w:r>
            <w:r w:rsidR="00D9237A">
              <w:instrText>PAGEREF _Toc117417012 \h</w:instrText>
            </w:r>
            <w:r w:rsidR="00D9237A">
              <w:fldChar w:fldCharType="separate"/>
            </w:r>
            <w:r w:rsidR="4A75D40F" w:rsidRPr="4A75D40F">
              <w:rPr>
                <w:rStyle w:val="Hyperlink"/>
              </w:rPr>
              <w:t>10</w:t>
            </w:r>
            <w:r w:rsidR="00D9237A">
              <w:fldChar w:fldCharType="end"/>
            </w:r>
          </w:hyperlink>
        </w:p>
        <w:p w14:paraId="52E8E299" w14:textId="64AB2E12" w:rsidR="00D9237A" w:rsidRDefault="00B17099" w:rsidP="4A75D40F">
          <w:pPr>
            <w:pStyle w:val="TOC3"/>
            <w:tabs>
              <w:tab w:val="right" w:leader="dot" w:pos="9015"/>
            </w:tabs>
            <w:rPr>
              <w:rStyle w:val="Hyperlink"/>
              <w:noProof/>
              <w:lang w:eastAsia="ja-JP"/>
            </w:rPr>
          </w:pPr>
          <w:hyperlink w:anchor="_Toc508432966">
            <w:r w:rsidR="4A75D40F" w:rsidRPr="4A75D40F">
              <w:rPr>
                <w:rStyle w:val="Hyperlink"/>
              </w:rPr>
              <w:t>Main navigation panel</w:t>
            </w:r>
            <w:r w:rsidR="00D9237A">
              <w:tab/>
            </w:r>
            <w:r w:rsidR="00D9237A">
              <w:fldChar w:fldCharType="begin"/>
            </w:r>
            <w:r w:rsidR="00D9237A">
              <w:instrText>PAGEREF _Toc508432966 \h</w:instrText>
            </w:r>
            <w:r w:rsidR="00D9237A">
              <w:fldChar w:fldCharType="separate"/>
            </w:r>
            <w:r w:rsidR="4A75D40F" w:rsidRPr="4A75D40F">
              <w:rPr>
                <w:rStyle w:val="Hyperlink"/>
              </w:rPr>
              <w:t>11</w:t>
            </w:r>
            <w:r w:rsidR="00D9237A">
              <w:fldChar w:fldCharType="end"/>
            </w:r>
          </w:hyperlink>
        </w:p>
        <w:p w14:paraId="4B49D701" w14:textId="43561763" w:rsidR="00D9237A" w:rsidRDefault="00B17099" w:rsidP="4A75D40F">
          <w:pPr>
            <w:pStyle w:val="TOC3"/>
            <w:tabs>
              <w:tab w:val="right" w:leader="dot" w:pos="9015"/>
            </w:tabs>
            <w:rPr>
              <w:rStyle w:val="Hyperlink"/>
              <w:noProof/>
              <w:lang w:eastAsia="ja-JP"/>
            </w:rPr>
          </w:pPr>
          <w:hyperlink w:anchor="_Toc1765658799">
            <w:r w:rsidR="4A75D40F" w:rsidRPr="4A75D40F">
              <w:rPr>
                <w:rStyle w:val="Hyperlink"/>
              </w:rPr>
              <w:t>Navigation Buttons</w:t>
            </w:r>
            <w:r w:rsidR="00D9237A">
              <w:tab/>
            </w:r>
            <w:r w:rsidR="00D9237A">
              <w:fldChar w:fldCharType="begin"/>
            </w:r>
            <w:r w:rsidR="00D9237A">
              <w:instrText>PAGEREF _Toc1765658799 \h</w:instrText>
            </w:r>
            <w:r w:rsidR="00D9237A">
              <w:fldChar w:fldCharType="separate"/>
            </w:r>
            <w:r w:rsidR="4A75D40F" w:rsidRPr="4A75D40F">
              <w:rPr>
                <w:rStyle w:val="Hyperlink"/>
              </w:rPr>
              <w:t>11</w:t>
            </w:r>
            <w:r w:rsidR="00D9237A">
              <w:fldChar w:fldCharType="end"/>
            </w:r>
          </w:hyperlink>
        </w:p>
        <w:p w14:paraId="6ACA2FE1" w14:textId="3AABB4E0" w:rsidR="00D9237A" w:rsidRDefault="00B17099" w:rsidP="4A75D40F">
          <w:pPr>
            <w:pStyle w:val="TOC2"/>
            <w:tabs>
              <w:tab w:val="right" w:leader="dot" w:pos="9015"/>
            </w:tabs>
            <w:rPr>
              <w:rStyle w:val="Hyperlink"/>
              <w:noProof/>
              <w:lang w:eastAsia="ja-JP"/>
            </w:rPr>
          </w:pPr>
          <w:hyperlink w:anchor="_Toc516713134">
            <w:r w:rsidR="4A75D40F" w:rsidRPr="4A75D40F">
              <w:rPr>
                <w:rStyle w:val="Hyperlink"/>
              </w:rPr>
              <w:t>System Views</w:t>
            </w:r>
            <w:r w:rsidR="00D9237A">
              <w:tab/>
            </w:r>
            <w:r w:rsidR="00D9237A">
              <w:fldChar w:fldCharType="begin"/>
            </w:r>
            <w:r w:rsidR="00D9237A">
              <w:instrText>PAGEREF _Toc516713134 \h</w:instrText>
            </w:r>
            <w:r w:rsidR="00D9237A">
              <w:fldChar w:fldCharType="separate"/>
            </w:r>
            <w:r w:rsidR="4A75D40F" w:rsidRPr="4A75D40F">
              <w:rPr>
                <w:rStyle w:val="Hyperlink"/>
              </w:rPr>
              <w:t>11</w:t>
            </w:r>
            <w:r w:rsidR="00D9237A">
              <w:fldChar w:fldCharType="end"/>
            </w:r>
          </w:hyperlink>
        </w:p>
        <w:p w14:paraId="699BC7DE" w14:textId="2665D209" w:rsidR="00D9237A" w:rsidRDefault="00B17099" w:rsidP="4A75D40F">
          <w:pPr>
            <w:pStyle w:val="TOC1"/>
            <w:tabs>
              <w:tab w:val="clear" w:pos="9019"/>
              <w:tab w:val="right" w:leader="dot" w:pos="9015"/>
            </w:tabs>
            <w:rPr>
              <w:rStyle w:val="Hyperlink"/>
              <w:lang w:eastAsia="ja-JP"/>
            </w:rPr>
          </w:pPr>
          <w:hyperlink w:anchor="_Toc706204622">
            <w:r w:rsidR="4A75D40F" w:rsidRPr="4A75D40F">
              <w:rPr>
                <w:rStyle w:val="Hyperlink"/>
              </w:rPr>
              <w:t>Individual records</w:t>
            </w:r>
            <w:r w:rsidR="00D9237A">
              <w:tab/>
            </w:r>
            <w:r w:rsidR="00D9237A">
              <w:fldChar w:fldCharType="begin"/>
            </w:r>
            <w:r w:rsidR="00D9237A">
              <w:instrText>PAGEREF _Toc706204622 \h</w:instrText>
            </w:r>
            <w:r w:rsidR="00D9237A">
              <w:fldChar w:fldCharType="separate"/>
            </w:r>
            <w:r w:rsidR="4A75D40F" w:rsidRPr="4A75D40F">
              <w:rPr>
                <w:rStyle w:val="Hyperlink"/>
              </w:rPr>
              <w:t>12</w:t>
            </w:r>
            <w:r w:rsidR="00D9237A">
              <w:fldChar w:fldCharType="end"/>
            </w:r>
          </w:hyperlink>
        </w:p>
        <w:p w14:paraId="184F76AD" w14:textId="5564CC6B" w:rsidR="00D9237A" w:rsidRDefault="00B17099" w:rsidP="4A75D40F">
          <w:pPr>
            <w:pStyle w:val="TOC2"/>
            <w:tabs>
              <w:tab w:val="right" w:leader="dot" w:pos="9015"/>
            </w:tabs>
            <w:rPr>
              <w:rStyle w:val="Hyperlink"/>
              <w:noProof/>
              <w:lang w:eastAsia="ja-JP"/>
            </w:rPr>
          </w:pPr>
          <w:hyperlink w:anchor="_Toc1897548507">
            <w:r w:rsidR="4A75D40F" w:rsidRPr="4A75D40F">
              <w:rPr>
                <w:rStyle w:val="Hyperlink"/>
              </w:rPr>
              <w:t>Applicant</w:t>
            </w:r>
            <w:r w:rsidR="00D9237A">
              <w:tab/>
            </w:r>
            <w:r w:rsidR="00D9237A">
              <w:fldChar w:fldCharType="begin"/>
            </w:r>
            <w:r w:rsidR="00D9237A">
              <w:instrText>PAGEREF _Toc1897548507 \h</w:instrText>
            </w:r>
            <w:r w:rsidR="00D9237A">
              <w:fldChar w:fldCharType="separate"/>
            </w:r>
            <w:r w:rsidR="4A75D40F" w:rsidRPr="4A75D40F">
              <w:rPr>
                <w:rStyle w:val="Hyperlink"/>
              </w:rPr>
              <w:t>13</w:t>
            </w:r>
            <w:r w:rsidR="00D9237A">
              <w:fldChar w:fldCharType="end"/>
            </w:r>
          </w:hyperlink>
        </w:p>
        <w:p w14:paraId="3B889B52" w14:textId="0F586346" w:rsidR="00D9237A" w:rsidRDefault="00B17099" w:rsidP="4A75D40F">
          <w:pPr>
            <w:pStyle w:val="TOC2"/>
            <w:tabs>
              <w:tab w:val="right" w:leader="dot" w:pos="9015"/>
            </w:tabs>
            <w:rPr>
              <w:rStyle w:val="Hyperlink"/>
              <w:noProof/>
              <w:lang w:eastAsia="ja-JP"/>
            </w:rPr>
          </w:pPr>
          <w:hyperlink w:anchor="_Toc1019081120">
            <w:r w:rsidR="4A75D40F" w:rsidRPr="4A75D40F">
              <w:rPr>
                <w:rStyle w:val="Hyperlink"/>
              </w:rPr>
              <w:t>Household</w:t>
            </w:r>
            <w:r w:rsidR="00D9237A">
              <w:tab/>
            </w:r>
            <w:r w:rsidR="00D9237A">
              <w:fldChar w:fldCharType="begin"/>
            </w:r>
            <w:r w:rsidR="00D9237A">
              <w:instrText>PAGEREF _Toc1019081120 \h</w:instrText>
            </w:r>
            <w:r w:rsidR="00D9237A">
              <w:fldChar w:fldCharType="separate"/>
            </w:r>
            <w:r w:rsidR="4A75D40F" w:rsidRPr="4A75D40F">
              <w:rPr>
                <w:rStyle w:val="Hyperlink"/>
              </w:rPr>
              <w:t>14</w:t>
            </w:r>
            <w:r w:rsidR="00D9237A">
              <w:fldChar w:fldCharType="end"/>
            </w:r>
          </w:hyperlink>
        </w:p>
        <w:p w14:paraId="02BB75C7" w14:textId="597C04C2" w:rsidR="00D9237A" w:rsidRDefault="00B17099" w:rsidP="4A75D40F">
          <w:pPr>
            <w:pStyle w:val="TOC2"/>
            <w:tabs>
              <w:tab w:val="right" w:leader="dot" w:pos="9015"/>
            </w:tabs>
            <w:rPr>
              <w:rStyle w:val="Hyperlink"/>
              <w:noProof/>
              <w:lang w:eastAsia="ja-JP"/>
            </w:rPr>
          </w:pPr>
          <w:hyperlink w:anchor="_Toc223710897">
            <w:r w:rsidR="4A75D40F" w:rsidRPr="4A75D40F">
              <w:rPr>
                <w:rStyle w:val="Hyperlink"/>
              </w:rPr>
              <w:t>Sponsor</w:t>
            </w:r>
            <w:r w:rsidR="00D9237A">
              <w:tab/>
            </w:r>
            <w:r w:rsidR="00D9237A">
              <w:fldChar w:fldCharType="begin"/>
            </w:r>
            <w:r w:rsidR="00D9237A">
              <w:instrText>PAGEREF _Toc223710897 \h</w:instrText>
            </w:r>
            <w:r w:rsidR="00D9237A">
              <w:fldChar w:fldCharType="separate"/>
            </w:r>
            <w:r w:rsidR="4A75D40F" w:rsidRPr="4A75D40F">
              <w:rPr>
                <w:rStyle w:val="Hyperlink"/>
              </w:rPr>
              <w:t>16</w:t>
            </w:r>
            <w:r w:rsidR="00D9237A">
              <w:fldChar w:fldCharType="end"/>
            </w:r>
          </w:hyperlink>
        </w:p>
        <w:p w14:paraId="6CA216BA" w14:textId="4ED4AAB6" w:rsidR="00D9237A" w:rsidRDefault="00B17099" w:rsidP="4A75D40F">
          <w:pPr>
            <w:pStyle w:val="TOC2"/>
            <w:tabs>
              <w:tab w:val="right" w:leader="dot" w:pos="9015"/>
            </w:tabs>
            <w:rPr>
              <w:rStyle w:val="Hyperlink"/>
              <w:noProof/>
              <w:lang w:eastAsia="ja-JP"/>
            </w:rPr>
          </w:pPr>
          <w:hyperlink w:anchor="_Toc1052528960">
            <w:r w:rsidR="4A75D40F" w:rsidRPr="4A75D40F">
              <w:rPr>
                <w:rStyle w:val="Hyperlink"/>
              </w:rPr>
              <w:t>Sponsor Household</w:t>
            </w:r>
            <w:r w:rsidR="00D9237A">
              <w:tab/>
            </w:r>
            <w:r w:rsidR="00D9237A">
              <w:fldChar w:fldCharType="begin"/>
            </w:r>
            <w:r w:rsidR="00D9237A">
              <w:instrText>PAGEREF _Toc1052528960 \h</w:instrText>
            </w:r>
            <w:r w:rsidR="00D9237A">
              <w:fldChar w:fldCharType="separate"/>
            </w:r>
            <w:r w:rsidR="4A75D40F" w:rsidRPr="4A75D40F">
              <w:rPr>
                <w:rStyle w:val="Hyperlink"/>
              </w:rPr>
              <w:t>17</w:t>
            </w:r>
            <w:r w:rsidR="00D9237A">
              <w:fldChar w:fldCharType="end"/>
            </w:r>
          </w:hyperlink>
        </w:p>
        <w:p w14:paraId="214EC9B2" w14:textId="7A5495E4" w:rsidR="00D9237A" w:rsidRDefault="00B17099" w:rsidP="4A75D40F">
          <w:pPr>
            <w:pStyle w:val="TOC1"/>
            <w:tabs>
              <w:tab w:val="clear" w:pos="9019"/>
              <w:tab w:val="right" w:leader="dot" w:pos="9015"/>
            </w:tabs>
            <w:rPr>
              <w:rStyle w:val="Hyperlink"/>
              <w:lang w:eastAsia="ja-JP"/>
            </w:rPr>
          </w:pPr>
          <w:hyperlink w:anchor="_Toc558372166">
            <w:r w:rsidR="4A75D40F" w:rsidRPr="4A75D40F">
              <w:rPr>
                <w:rStyle w:val="Hyperlink"/>
              </w:rPr>
              <w:t>Using the system</w:t>
            </w:r>
            <w:r w:rsidR="00D9237A">
              <w:tab/>
            </w:r>
            <w:r w:rsidR="00D9237A">
              <w:fldChar w:fldCharType="begin"/>
            </w:r>
            <w:r w:rsidR="00D9237A">
              <w:instrText>PAGEREF _Toc558372166 \h</w:instrText>
            </w:r>
            <w:r w:rsidR="00D9237A">
              <w:fldChar w:fldCharType="separate"/>
            </w:r>
            <w:r w:rsidR="4A75D40F" w:rsidRPr="4A75D40F">
              <w:rPr>
                <w:rStyle w:val="Hyperlink"/>
              </w:rPr>
              <w:t>18</w:t>
            </w:r>
            <w:r w:rsidR="00D9237A">
              <w:fldChar w:fldCharType="end"/>
            </w:r>
          </w:hyperlink>
        </w:p>
        <w:p w14:paraId="669C8043" w14:textId="36D292D4" w:rsidR="00D9237A" w:rsidRDefault="00B17099" w:rsidP="4A75D40F">
          <w:pPr>
            <w:pStyle w:val="TOC2"/>
            <w:tabs>
              <w:tab w:val="right" w:leader="dot" w:pos="9015"/>
            </w:tabs>
            <w:rPr>
              <w:rStyle w:val="Hyperlink"/>
              <w:noProof/>
              <w:lang w:eastAsia="ja-JP"/>
            </w:rPr>
          </w:pPr>
          <w:hyperlink w:anchor="_Toc468227618">
            <w:r w:rsidR="4A75D40F" w:rsidRPr="4A75D40F">
              <w:rPr>
                <w:rStyle w:val="Hyperlink"/>
              </w:rPr>
              <w:t>Searching for a record within your local authority</w:t>
            </w:r>
            <w:r w:rsidR="00D9237A">
              <w:tab/>
            </w:r>
            <w:r w:rsidR="00D9237A">
              <w:fldChar w:fldCharType="begin"/>
            </w:r>
            <w:r w:rsidR="00D9237A">
              <w:instrText>PAGEREF _Toc468227618 \h</w:instrText>
            </w:r>
            <w:r w:rsidR="00D9237A">
              <w:fldChar w:fldCharType="separate"/>
            </w:r>
            <w:r w:rsidR="4A75D40F" w:rsidRPr="4A75D40F">
              <w:rPr>
                <w:rStyle w:val="Hyperlink"/>
              </w:rPr>
              <w:t>19</w:t>
            </w:r>
            <w:r w:rsidR="00D9237A">
              <w:fldChar w:fldCharType="end"/>
            </w:r>
          </w:hyperlink>
        </w:p>
        <w:p w14:paraId="1CF178F0" w14:textId="41C0262E" w:rsidR="00D9237A" w:rsidRDefault="00B17099" w:rsidP="4A75D40F">
          <w:pPr>
            <w:pStyle w:val="TOC2"/>
            <w:tabs>
              <w:tab w:val="right" w:leader="dot" w:pos="9015"/>
            </w:tabs>
            <w:rPr>
              <w:rStyle w:val="Hyperlink"/>
              <w:noProof/>
              <w:lang w:eastAsia="ja-JP"/>
            </w:rPr>
          </w:pPr>
          <w:hyperlink w:anchor="_Toc851722517">
            <w:r w:rsidR="4A75D40F" w:rsidRPr="4A75D40F">
              <w:rPr>
                <w:rStyle w:val="Hyperlink"/>
              </w:rPr>
              <w:t>Searching for a record outside of your local authority</w:t>
            </w:r>
            <w:r w:rsidR="00D9237A">
              <w:tab/>
            </w:r>
            <w:r w:rsidR="00D9237A">
              <w:fldChar w:fldCharType="begin"/>
            </w:r>
            <w:r w:rsidR="00D9237A">
              <w:instrText>PAGEREF _Toc851722517 \h</w:instrText>
            </w:r>
            <w:r w:rsidR="00D9237A">
              <w:fldChar w:fldCharType="separate"/>
            </w:r>
            <w:r w:rsidR="4A75D40F" w:rsidRPr="4A75D40F">
              <w:rPr>
                <w:rStyle w:val="Hyperlink"/>
              </w:rPr>
              <w:t>20</w:t>
            </w:r>
            <w:r w:rsidR="00D9237A">
              <w:fldChar w:fldCharType="end"/>
            </w:r>
          </w:hyperlink>
        </w:p>
        <w:p w14:paraId="76B9468E" w14:textId="424E09E7" w:rsidR="00D9237A" w:rsidRDefault="00B17099" w:rsidP="4A75D40F">
          <w:pPr>
            <w:pStyle w:val="TOC2"/>
            <w:tabs>
              <w:tab w:val="right" w:leader="dot" w:pos="9015"/>
            </w:tabs>
            <w:rPr>
              <w:rStyle w:val="Hyperlink"/>
              <w:noProof/>
              <w:lang w:eastAsia="ja-JP"/>
            </w:rPr>
          </w:pPr>
          <w:hyperlink w:anchor="_Toc327734073">
            <w:r w:rsidR="4A75D40F" w:rsidRPr="4A75D40F">
              <w:rPr>
                <w:rStyle w:val="Hyperlink"/>
              </w:rPr>
              <w:t>Welcome Centre Checks</w:t>
            </w:r>
            <w:r w:rsidR="00D9237A">
              <w:tab/>
            </w:r>
            <w:r w:rsidR="00D9237A">
              <w:fldChar w:fldCharType="begin"/>
            </w:r>
            <w:r w:rsidR="00D9237A">
              <w:instrText>PAGEREF _Toc327734073 \h</w:instrText>
            </w:r>
            <w:r w:rsidR="00D9237A">
              <w:fldChar w:fldCharType="separate"/>
            </w:r>
            <w:r w:rsidR="4A75D40F" w:rsidRPr="4A75D40F">
              <w:rPr>
                <w:rStyle w:val="Hyperlink"/>
              </w:rPr>
              <w:t>21</w:t>
            </w:r>
            <w:r w:rsidR="00D9237A">
              <w:fldChar w:fldCharType="end"/>
            </w:r>
          </w:hyperlink>
        </w:p>
        <w:p w14:paraId="3CD4BEB5" w14:textId="6FCC1818" w:rsidR="00D9237A" w:rsidRDefault="00B17099" w:rsidP="4A75D40F">
          <w:pPr>
            <w:pStyle w:val="TOC3"/>
            <w:tabs>
              <w:tab w:val="right" w:leader="dot" w:pos="9015"/>
            </w:tabs>
            <w:rPr>
              <w:rStyle w:val="Hyperlink"/>
              <w:noProof/>
              <w:lang w:eastAsia="ja-JP"/>
            </w:rPr>
          </w:pPr>
          <w:hyperlink w:anchor="_Toc27744055">
            <w:r w:rsidR="4A75D40F" w:rsidRPr="4A75D40F">
              <w:rPr>
                <w:rStyle w:val="Hyperlink"/>
              </w:rPr>
              <w:t>Initial ‘Check in’ Check</w:t>
            </w:r>
            <w:r w:rsidR="00D9237A">
              <w:tab/>
            </w:r>
            <w:r w:rsidR="00D9237A">
              <w:fldChar w:fldCharType="begin"/>
            </w:r>
            <w:r w:rsidR="00D9237A">
              <w:instrText>PAGEREF _Toc27744055 \h</w:instrText>
            </w:r>
            <w:r w:rsidR="00D9237A">
              <w:fldChar w:fldCharType="separate"/>
            </w:r>
            <w:r w:rsidR="4A75D40F" w:rsidRPr="4A75D40F">
              <w:rPr>
                <w:rStyle w:val="Hyperlink"/>
              </w:rPr>
              <w:t>22</w:t>
            </w:r>
            <w:r w:rsidR="00D9237A">
              <w:fldChar w:fldCharType="end"/>
            </w:r>
          </w:hyperlink>
        </w:p>
        <w:p w14:paraId="48A4E8D1" w14:textId="22F899D5" w:rsidR="00D9237A" w:rsidRDefault="00B17099" w:rsidP="4A75D40F">
          <w:pPr>
            <w:pStyle w:val="TOC3"/>
            <w:tabs>
              <w:tab w:val="right" w:leader="dot" w:pos="9015"/>
            </w:tabs>
            <w:rPr>
              <w:rStyle w:val="Hyperlink"/>
              <w:noProof/>
              <w:lang w:eastAsia="ja-JP"/>
            </w:rPr>
          </w:pPr>
          <w:hyperlink w:anchor="_Toc1265678641">
            <w:r w:rsidR="4A75D40F" w:rsidRPr="4A75D40F">
              <w:rPr>
                <w:rStyle w:val="Hyperlink"/>
              </w:rPr>
              <w:t>2nd Stage Checks</w:t>
            </w:r>
            <w:r w:rsidR="00D9237A">
              <w:tab/>
            </w:r>
            <w:r w:rsidR="00D9237A">
              <w:fldChar w:fldCharType="begin"/>
            </w:r>
            <w:r w:rsidR="00D9237A">
              <w:instrText>PAGEREF _Toc1265678641 \h</w:instrText>
            </w:r>
            <w:r w:rsidR="00D9237A">
              <w:fldChar w:fldCharType="separate"/>
            </w:r>
            <w:r w:rsidR="4A75D40F" w:rsidRPr="4A75D40F">
              <w:rPr>
                <w:rStyle w:val="Hyperlink"/>
              </w:rPr>
              <w:t>22</w:t>
            </w:r>
            <w:r w:rsidR="00D9237A">
              <w:fldChar w:fldCharType="end"/>
            </w:r>
          </w:hyperlink>
        </w:p>
        <w:p w14:paraId="79846334" w14:textId="27ED62A4" w:rsidR="00D9237A" w:rsidRDefault="00B17099" w:rsidP="4A75D40F">
          <w:pPr>
            <w:pStyle w:val="TOC3"/>
            <w:tabs>
              <w:tab w:val="right" w:leader="dot" w:pos="9015"/>
            </w:tabs>
            <w:rPr>
              <w:rStyle w:val="Hyperlink"/>
              <w:noProof/>
              <w:lang w:eastAsia="ja-JP"/>
            </w:rPr>
          </w:pPr>
          <w:hyperlink w:anchor="_Toc623065456">
            <w:r w:rsidR="4A75D40F" w:rsidRPr="4A75D40F">
              <w:rPr>
                <w:rStyle w:val="Hyperlink"/>
              </w:rPr>
              <w:t>3rd and Final checks prior</w:t>
            </w:r>
            <w:r w:rsidR="00D9237A">
              <w:tab/>
            </w:r>
            <w:r w:rsidR="00D9237A">
              <w:fldChar w:fldCharType="begin"/>
            </w:r>
            <w:r w:rsidR="00D9237A">
              <w:instrText>PAGEREF _Toc623065456 \h</w:instrText>
            </w:r>
            <w:r w:rsidR="00D9237A">
              <w:fldChar w:fldCharType="separate"/>
            </w:r>
            <w:r w:rsidR="4A75D40F" w:rsidRPr="4A75D40F">
              <w:rPr>
                <w:rStyle w:val="Hyperlink"/>
              </w:rPr>
              <w:t>23</w:t>
            </w:r>
            <w:r w:rsidR="00D9237A">
              <w:fldChar w:fldCharType="end"/>
            </w:r>
          </w:hyperlink>
        </w:p>
        <w:p w14:paraId="66DEB474" w14:textId="44D6FD3B" w:rsidR="00D9237A" w:rsidRDefault="00B17099" w:rsidP="4A75D40F">
          <w:pPr>
            <w:pStyle w:val="TOC2"/>
            <w:tabs>
              <w:tab w:val="right" w:leader="dot" w:pos="9015"/>
            </w:tabs>
            <w:rPr>
              <w:rStyle w:val="Hyperlink"/>
              <w:noProof/>
              <w:lang w:eastAsia="ja-JP"/>
            </w:rPr>
          </w:pPr>
          <w:hyperlink w:anchor="_Toc1822941933">
            <w:r w:rsidR="4A75D40F" w:rsidRPr="4A75D40F">
              <w:rPr>
                <w:rStyle w:val="Hyperlink"/>
              </w:rPr>
              <w:t>Bulk updates to checks</w:t>
            </w:r>
            <w:r w:rsidR="00D9237A">
              <w:tab/>
            </w:r>
            <w:r w:rsidR="00D9237A">
              <w:fldChar w:fldCharType="begin"/>
            </w:r>
            <w:r w:rsidR="00D9237A">
              <w:instrText>PAGEREF _Toc1822941933 \h</w:instrText>
            </w:r>
            <w:r w:rsidR="00D9237A">
              <w:fldChar w:fldCharType="separate"/>
            </w:r>
            <w:r w:rsidR="4A75D40F" w:rsidRPr="4A75D40F">
              <w:rPr>
                <w:rStyle w:val="Hyperlink"/>
              </w:rPr>
              <w:t>24</w:t>
            </w:r>
            <w:r w:rsidR="00D9237A">
              <w:fldChar w:fldCharType="end"/>
            </w:r>
          </w:hyperlink>
        </w:p>
        <w:p w14:paraId="08BDBC02" w14:textId="63601247" w:rsidR="00D9237A" w:rsidRDefault="00B17099" w:rsidP="4A75D40F">
          <w:pPr>
            <w:pStyle w:val="TOC2"/>
            <w:tabs>
              <w:tab w:val="right" w:leader="dot" w:pos="9015"/>
            </w:tabs>
            <w:rPr>
              <w:rStyle w:val="Hyperlink"/>
              <w:noProof/>
              <w:lang w:eastAsia="ja-JP"/>
            </w:rPr>
          </w:pPr>
          <w:hyperlink w:anchor="_Toc1861954356">
            <w:r w:rsidR="4A75D40F" w:rsidRPr="4A75D40F">
              <w:rPr>
                <w:rStyle w:val="Hyperlink"/>
              </w:rPr>
              <w:t>Using Case Notes</w:t>
            </w:r>
            <w:r w:rsidR="00D9237A">
              <w:tab/>
            </w:r>
            <w:r w:rsidR="00D9237A">
              <w:fldChar w:fldCharType="begin"/>
            </w:r>
            <w:r w:rsidR="00D9237A">
              <w:instrText>PAGEREF _Toc1861954356 \h</w:instrText>
            </w:r>
            <w:r w:rsidR="00D9237A">
              <w:fldChar w:fldCharType="separate"/>
            </w:r>
            <w:r w:rsidR="4A75D40F" w:rsidRPr="4A75D40F">
              <w:rPr>
                <w:rStyle w:val="Hyperlink"/>
              </w:rPr>
              <w:t>25</w:t>
            </w:r>
            <w:r w:rsidR="00D9237A">
              <w:fldChar w:fldCharType="end"/>
            </w:r>
          </w:hyperlink>
        </w:p>
        <w:p w14:paraId="71E2417C" w14:textId="10E8D6B7" w:rsidR="00D9237A" w:rsidRDefault="00B17099" w:rsidP="4A75D40F">
          <w:pPr>
            <w:pStyle w:val="TOC3"/>
            <w:tabs>
              <w:tab w:val="right" w:leader="dot" w:pos="9015"/>
            </w:tabs>
            <w:rPr>
              <w:rStyle w:val="Hyperlink"/>
              <w:noProof/>
              <w:lang w:eastAsia="ja-JP"/>
            </w:rPr>
          </w:pPr>
          <w:hyperlink w:anchor="_Toc1908506558">
            <w:r w:rsidR="4A75D40F" w:rsidRPr="4A75D40F">
              <w:rPr>
                <w:rStyle w:val="Hyperlink"/>
              </w:rPr>
              <w:t>Tips for adding information into the Case Notes and Activities</w:t>
            </w:r>
            <w:r w:rsidR="00D9237A">
              <w:tab/>
            </w:r>
            <w:r w:rsidR="00D9237A">
              <w:fldChar w:fldCharType="begin"/>
            </w:r>
            <w:r w:rsidR="00D9237A">
              <w:instrText>PAGEREF _Toc1908506558 \h</w:instrText>
            </w:r>
            <w:r w:rsidR="00D9237A">
              <w:fldChar w:fldCharType="separate"/>
            </w:r>
            <w:r w:rsidR="4A75D40F" w:rsidRPr="4A75D40F">
              <w:rPr>
                <w:rStyle w:val="Hyperlink"/>
              </w:rPr>
              <w:t>27</w:t>
            </w:r>
            <w:r w:rsidR="00D9237A">
              <w:fldChar w:fldCharType="end"/>
            </w:r>
          </w:hyperlink>
        </w:p>
        <w:p w14:paraId="0FF72B0F" w14:textId="78D55AB1" w:rsidR="00D9237A" w:rsidRDefault="00B17099" w:rsidP="4A75D40F">
          <w:pPr>
            <w:pStyle w:val="TOC2"/>
            <w:tabs>
              <w:tab w:val="right" w:leader="dot" w:pos="9015"/>
            </w:tabs>
            <w:rPr>
              <w:rStyle w:val="Hyperlink"/>
              <w:noProof/>
              <w:lang w:eastAsia="ja-JP"/>
            </w:rPr>
          </w:pPr>
          <w:hyperlink w:anchor="_Toc979054943">
            <w:r w:rsidR="4A75D40F" w:rsidRPr="4A75D40F">
              <w:rPr>
                <w:rStyle w:val="Hyperlink"/>
              </w:rPr>
              <w:t>Adding a Complex Case flag</w:t>
            </w:r>
            <w:r w:rsidR="00D9237A">
              <w:tab/>
            </w:r>
            <w:r w:rsidR="00D9237A">
              <w:fldChar w:fldCharType="begin"/>
            </w:r>
            <w:r w:rsidR="00D9237A">
              <w:instrText>PAGEREF _Toc979054943 \h</w:instrText>
            </w:r>
            <w:r w:rsidR="00D9237A">
              <w:fldChar w:fldCharType="separate"/>
            </w:r>
            <w:r w:rsidR="4A75D40F" w:rsidRPr="4A75D40F">
              <w:rPr>
                <w:rStyle w:val="Hyperlink"/>
              </w:rPr>
              <w:t>27</w:t>
            </w:r>
            <w:r w:rsidR="00D9237A">
              <w:fldChar w:fldCharType="end"/>
            </w:r>
          </w:hyperlink>
        </w:p>
        <w:p w14:paraId="183B9F6A" w14:textId="7051C96E" w:rsidR="00D9237A" w:rsidRDefault="00B17099" w:rsidP="4A75D40F">
          <w:pPr>
            <w:pStyle w:val="TOC2"/>
            <w:tabs>
              <w:tab w:val="right" w:leader="dot" w:pos="9015"/>
            </w:tabs>
            <w:rPr>
              <w:rStyle w:val="Hyperlink"/>
              <w:noProof/>
              <w:lang w:eastAsia="ja-JP"/>
            </w:rPr>
          </w:pPr>
          <w:hyperlink w:anchor="_Toc921889117">
            <w:r w:rsidR="4A75D40F" w:rsidRPr="4A75D40F">
              <w:rPr>
                <w:rStyle w:val="Hyperlink"/>
              </w:rPr>
              <w:t>Updating the Checks box</w:t>
            </w:r>
            <w:r w:rsidR="00D9237A">
              <w:tab/>
            </w:r>
            <w:r w:rsidR="00D9237A">
              <w:fldChar w:fldCharType="begin"/>
            </w:r>
            <w:r w:rsidR="00D9237A">
              <w:instrText>PAGEREF _Toc921889117 \h</w:instrText>
            </w:r>
            <w:r w:rsidR="00D9237A">
              <w:fldChar w:fldCharType="separate"/>
            </w:r>
            <w:r w:rsidR="4A75D40F" w:rsidRPr="4A75D40F">
              <w:rPr>
                <w:rStyle w:val="Hyperlink"/>
              </w:rPr>
              <w:t>28</w:t>
            </w:r>
            <w:r w:rsidR="00D9237A">
              <w:fldChar w:fldCharType="end"/>
            </w:r>
          </w:hyperlink>
        </w:p>
        <w:p w14:paraId="425F6B7E" w14:textId="55416A06" w:rsidR="00D9237A" w:rsidRDefault="00B17099" w:rsidP="4A75D40F">
          <w:pPr>
            <w:pStyle w:val="TOC2"/>
            <w:tabs>
              <w:tab w:val="right" w:leader="dot" w:pos="9015"/>
            </w:tabs>
            <w:rPr>
              <w:rStyle w:val="Hyperlink"/>
              <w:noProof/>
              <w:lang w:eastAsia="ja-JP"/>
            </w:rPr>
          </w:pPr>
          <w:hyperlink w:anchor="_Toc1031123209">
            <w:r w:rsidR="4A75D40F" w:rsidRPr="4A75D40F">
              <w:rPr>
                <w:rStyle w:val="Hyperlink"/>
              </w:rPr>
              <w:t>Updating / Creating a Housing Need</w:t>
            </w:r>
            <w:r w:rsidR="00D9237A">
              <w:tab/>
            </w:r>
            <w:r w:rsidR="00D9237A">
              <w:fldChar w:fldCharType="begin"/>
            </w:r>
            <w:r w:rsidR="00D9237A">
              <w:instrText>PAGEREF _Toc1031123209 \h</w:instrText>
            </w:r>
            <w:r w:rsidR="00D9237A">
              <w:fldChar w:fldCharType="separate"/>
            </w:r>
            <w:r w:rsidR="4A75D40F" w:rsidRPr="4A75D40F">
              <w:rPr>
                <w:rStyle w:val="Hyperlink"/>
              </w:rPr>
              <w:t>29</w:t>
            </w:r>
            <w:r w:rsidR="00D9237A">
              <w:fldChar w:fldCharType="end"/>
            </w:r>
          </w:hyperlink>
        </w:p>
        <w:p w14:paraId="61AB8D46" w14:textId="62D98D61" w:rsidR="00D9237A" w:rsidRDefault="00B17099" w:rsidP="4A75D40F">
          <w:pPr>
            <w:pStyle w:val="TOC3"/>
            <w:tabs>
              <w:tab w:val="right" w:leader="dot" w:pos="9015"/>
            </w:tabs>
            <w:rPr>
              <w:rStyle w:val="Hyperlink"/>
              <w:noProof/>
              <w:lang w:eastAsia="ja-JP"/>
            </w:rPr>
          </w:pPr>
          <w:hyperlink w:anchor="_Toc999337904">
            <w:r w:rsidR="4A75D40F" w:rsidRPr="4A75D40F">
              <w:rPr>
                <w:rStyle w:val="Hyperlink"/>
              </w:rPr>
              <w:t>Updating an existing Housing Need</w:t>
            </w:r>
            <w:r w:rsidR="00D9237A">
              <w:tab/>
            </w:r>
            <w:r w:rsidR="00D9237A">
              <w:fldChar w:fldCharType="begin"/>
            </w:r>
            <w:r w:rsidR="00D9237A">
              <w:instrText>PAGEREF _Toc999337904 \h</w:instrText>
            </w:r>
            <w:r w:rsidR="00D9237A">
              <w:fldChar w:fldCharType="separate"/>
            </w:r>
            <w:r w:rsidR="4A75D40F" w:rsidRPr="4A75D40F">
              <w:rPr>
                <w:rStyle w:val="Hyperlink"/>
              </w:rPr>
              <w:t>30</w:t>
            </w:r>
            <w:r w:rsidR="00D9237A">
              <w:fldChar w:fldCharType="end"/>
            </w:r>
          </w:hyperlink>
        </w:p>
        <w:p w14:paraId="0D57A1BB" w14:textId="6B25A6BC" w:rsidR="00D9237A" w:rsidRDefault="00B17099" w:rsidP="4A75D40F">
          <w:pPr>
            <w:pStyle w:val="TOC3"/>
            <w:tabs>
              <w:tab w:val="right" w:leader="dot" w:pos="9015"/>
            </w:tabs>
            <w:rPr>
              <w:rStyle w:val="Hyperlink"/>
              <w:noProof/>
              <w:lang w:eastAsia="ja-JP"/>
            </w:rPr>
          </w:pPr>
          <w:hyperlink w:anchor="_Toc1043068093">
            <w:r w:rsidR="4A75D40F" w:rsidRPr="4A75D40F">
              <w:rPr>
                <w:rStyle w:val="Hyperlink"/>
              </w:rPr>
              <w:t>Creating a new Housing Need</w:t>
            </w:r>
            <w:r w:rsidR="00D9237A">
              <w:tab/>
            </w:r>
            <w:r w:rsidR="00D9237A">
              <w:fldChar w:fldCharType="begin"/>
            </w:r>
            <w:r w:rsidR="00D9237A">
              <w:instrText>PAGEREF _Toc1043068093 \h</w:instrText>
            </w:r>
            <w:r w:rsidR="00D9237A">
              <w:fldChar w:fldCharType="separate"/>
            </w:r>
            <w:r w:rsidR="4A75D40F" w:rsidRPr="4A75D40F">
              <w:rPr>
                <w:rStyle w:val="Hyperlink"/>
              </w:rPr>
              <w:t>30</w:t>
            </w:r>
            <w:r w:rsidR="00D9237A">
              <w:fldChar w:fldCharType="end"/>
            </w:r>
          </w:hyperlink>
        </w:p>
        <w:p w14:paraId="75E43A9A" w14:textId="06557C75" w:rsidR="00D9237A" w:rsidRDefault="00B17099" w:rsidP="4A75D40F">
          <w:pPr>
            <w:pStyle w:val="TOC2"/>
            <w:tabs>
              <w:tab w:val="right" w:leader="dot" w:pos="9015"/>
            </w:tabs>
            <w:rPr>
              <w:rStyle w:val="Hyperlink"/>
              <w:noProof/>
              <w:lang w:eastAsia="ja-JP"/>
            </w:rPr>
          </w:pPr>
          <w:hyperlink w:anchor="_Toc1159183736">
            <w:r w:rsidR="4A75D40F" w:rsidRPr="4A75D40F">
              <w:rPr>
                <w:rStyle w:val="Hyperlink"/>
              </w:rPr>
              <w:t>Creating/Closing a Placement Record</w:t>
            </w:r>
            <w:r w:rsidR="00D9237A">
              <w:tab/>
            </w:r>
            <w:r w:rsidR="00D9237A">
              <w:fldChar w:fldCharType="begin"/>
            </w:r>
            <w:r w:rsidR="00D9237A">
              <w:instrText>PAGEREF _Toc1159183736 \h</w:instrText>
            </w:r>
            <w:r w:rsidR="00D9237A">
              <w:fldChar w:fldCharType="separate"/>
            </w:r>
            <w:r w:rsidR="4A75D40F" w:rsidRPr="4A75D40F">
              <w:rPr>
                <w:rStyle w:val="Hyperlink"/>
              </w:rPr>
              <w:t>33</w:t>
            </w:r>
            <w:r w:rsidR="00D9237A">
              <w:fldChar w:fldCharType="end"/>
            </w:r>
          </w:hyperlink>
        </w:p>
        <w:p w14:paraId="4FA92493" w14:textId="7CD946B2" w:rsidR="00D9237A" w:rsidRDefault="00B17099" w:rsidP="4A75D40F">
          <w:pPr>
            <w:pStyle w:val="TOC3"/>
            <w:tabs>
              <w:tab w:val="right" w:leader="dot" w:pos="9015"/>
            </w:tabs>
            <w:rPr>
              <w:rStyle w:val="Hyperlink"/>
              <w:noProof/>
              <w:lang w:eastAsia="ja-JP"/>
            </w:rPr>
          </w:pPr>
          <w:hyperlink w:anchor="_Toc1747464511">
            <w:r w:rsidR="4A75D40F" w:rsidRPr="4A75D40F">
              <w:rPr>
                <w:rStyle w:val="Hyperlink"/>
              </w:rPr>
              <w:t>Closing a placement record</w:t>
            </w:r>
            <w:r w:rsidR="00D9237A">
              <w:tab/>
            </w:r>
            <w:r w:rsidR="00D9237A">
              <w:fldChar w:fldCharType="begin"/>
            </w:r>
            <w:r w:rsidR="00D9237A">
              <w:instrText>PAGEREF _Toc1747464511 \h</w:instrText>
            </w:r>
            <w:r w:rsidR="00D9237A">
              <w:fldChar w:fldCharType="separate"/>
            </w:r>
            <w:r w:rsidR="4A75D40F" w:rsidRPr="4A75D40F">
              <w:rPr>
                <w:rStyle w:val="Hyperlink"/>
              </w:rPr>
              <w:t>34</w:t>
            </w:r>
            <w:r w:rsidR="00D9237A">
              <w:fldChar w:fldCharType="end"/>
            </w:r>
          </w:hyperlink>
        </w:p>
        <w:p w14:paraId="26ECF458" w14:textId="4697B385" w:rsidR="00D9237A" w:rsidRDefault="00B17099" w:rsidP="4A75D40F">
          <w:pPr>
            <w:pStyle w:val="TOC3"/>
            <w:tabs>
              <w:tab w:val="right" w:leader="dot" w:pos="9015"/>
            </w:tabs>
            <w:rPr>
              <w:rStyle w:val="Hyperlink"/>
              <w:noProof/>
              <w:lang w:eastAsia="ja-JP"/>
            </w:rPr>
          </w:pPr>
          <w:hyperlink w:anchor="_Toc903098638">
            <w:r w:rsidR="4A75D40F" w:rsidRPr="4A75D40F">
              <w:rPr>
                <w:rStyle w:val="Hyperlink"/>
              </w:rPr>
              <w:t>Creating a new placement record</w:t>
            </w:r>
            <w:r w:rsidR="00D9237A">
              <w:tab/>
            </w:r>
            <w:r w:rsidR="00D9237A">
              <w:fldChar w:fldCharType="begin"/>
            </w:r>
            <w:r w:rsidR="00D9237A">
              <w:instrText>PAGEREF _Toc903098638 \h</w:instrText>
            </w:r>
            <w:r w:rsidR="00D9237A">
              <w:fldChar w:fldCharType="separate"/>
            </w:r>
            <w:r w:rsidR="4A75D40F" w:rsidRPr="4A75D40F">
              <w:rPr>
                <w:rStyle w:val="Hyperlink"/>
              </w:rPr>
              <w:t>34</w:t>
            </w:r>
            <w:r w:rsidR="00D9237A">
              <w:fldChar w:fldCharType="end"/>
            </w:r>
          </w:hyperlink>
        </w:p>
        <w:p w14:paraId="6B669EBF" w14:textId="2A2C6973" w:rsidR="00D9237A" w:rsidRDefault="00B17099" w:rsidP="4A75D40F">
          <w:pPr>
            <w:pStyle w:val="TOC2"/>
            <w:tabs>
              <w:tab w:val="right" w:leader="dot" w:pos="9015"/>
            </w:tabs>
            <w:rPr>
              <w:rStyle w:val="Hyperlink"/>
              <w:noProof/>
              <w:lang w:eastAsia="ja-JP"/>
            </w:rPr>
          </w:pPr>
          <w:hyperlink w:anchor="_Toc885611044">
            <w:r w:rsidR="4A75D40F" w:rsidRPr="4A75D40F">
              <w:rPr>
                <w:rStyle w:val="Hyperlink"/>
              </w:rPr>
              <w:t>Changing Journey Status</w:t>
            </w:r>
            <w:r w:rsidR="00D9237A">
              <w:tab/>
            </w:r>
            <w:r w:rsidR="00D9237A">
              <w:fldChar w:fldCharType="begin"/>
            </w:r>
            <w:r w:rsidR="00D9237A">
              <w:instrText>PAGEREF _Toc885611044 \h</w:instrText>
            </w:r>
            <w:r w:rsidR="00D9237A">
              <w:fldChar w:fldCharType="separate"/>
            </w:r>
            <w:r w:rsidR="4A75D40F" w:rsidRPr="4A75D40F">
              <w:rPr>
                <w:rStyle w:val="Hyperlink"/>
              </w:rPr>
              <w:t>35</w:t>
            </w:r>
            <w:r w:rsidR="00D9237A">
              <w:fldChar w:fldCharType="end"/>
            </w:r>
          </w:hyperlink>
        </w:p>
        <w:p w14:paraId="5AE4E9DD" w14:textId="36DB2499" w:rsidR="00D9237A" w:rsidRDefault="00B17099" w:rsidP="4A75D40F">
          <w:pPr>
            <w:pStyle w:val="TOC2"/>
            <w:tabs>
              <w:tab w:val="right" w:leader="dot" w:pos="9015"/>
            </w:tabs>
            <w:rPr>
              <w:rStyle w:val="Hyperlink"/>
              <w:noProof/>
              <w:lang w:eastAsia="ja-JP"/>
            </w:rPr>
          </w:pPr>
          <w:hyperlink w:anchor="_Toc1251080437">
            <w:r w:rsidR="4A75D40F" w:rsidRPr="4A75D40F">
              <w:rPr>
                <w:rStyle w:val="Hyperlink"/>
              </w:rPr>
              <w:t>Updating multiple records with the same journey status</w:t>
            </w:r>
            <w:r w:rsidR="00D9237A">
              <w:tab/>
            </w:r>
            <w:r w:rsidR="00D9237A">
              <w:fldChar w:fldCharType="begin"/>
            </w:r>
            <w:r w:rsidR="00D9237A">
              <w:instrText>PAGEREF _Toc1251080437 \h</w:instrText>
            </w:r>
            <w:r w:rsidR="00D9237A">
              <w:fldChar w:fldCharType="separate"/>
            </w:r>
            <w:r w:rsidR="4A75D40F" w:rsidRPr="4A75D40F">
              <w:rPr>
                <w:rStyle w:val="Hyperlink"/>
              </w:rPr>
              <w:t>36</w:t>
            </w:r>
            <w:r w:rsidR="00D9237A">
              <w:fldChar w:fldCharType="end"/>
            </w:r>
          </w:hyperlink>
        </w:p>
        <w:p w14:paraId="1AECB375" w14:textId="40D11B77" w:rsidR="00D9237A" w:rsidRDefault="00B17099" w:rsidP="4A75D40F">
          <w:pPr>
            <w:pStyle w:val="TOC2"/>
            <w:tabs>
              <w:tab w:val="right" w:leader="dot" w:pos="9015"/>
            </w:tabs>
            <w:rPr>
              <w:rStyle w:val="Hyperlink"/>
              <w:noProof/>
              <w:lang w:eastAsia="ja-JP"/>
            </w:rPr>
          </w:pPr>
          <w:hyperlink w:anchor="_Toc106560625">
            <w:r w:rsidR="4A75D40F" w:rsidRPr="4A75D40F">
              <w:rPr>
                <w:rStyle w:val="Hyperlink"/>
              </w:rPr>
              <w:t>Handling No Shows</w:t>
            </w:r>
            <w:r w:rsidR="00D9237A">
              <w:tab/>
            </w:r>
            <w:r w:rsidR="00D9237A">
              <w:fldChar w:fldCharType="begin"/>
            </w:r>
            <w:r w:rsidR="00D9237A">
              <w:instrText>PAGEREF _Toc106560625 \h</w:instrText>
            </w:r>
            <w:r w:rsidR="00D9237A">
              <w:fldChar w:fldCharType="separate"/>
            </w:r>
            <w:r w:rsidR="4A75D40F" w:rsidRPr="4A75D40F">
              <w:rPr>
                <w:rStyle w:val="Hyperlink"/>
              </w:rPr>
              <w:t>38</w:t>
            </w:r>
            <w:r w:rsidR="00D9237A">
              <w:fldChar w:fldCharType="end"/>
            </w:r>
          </w:hyperlink>
        </w:p>
        <w:p w14:paraId="05AD3FC3" w14:textId="51309289" w:rsidR="00D9237A" w:rsidRDefault="00B17099" w:rsidP="4A75D40F">
          <w:pPr>
            <w:pStyle w:val="TOC2"/>
            <w:tabs>
              <w:tab w:val="right" w:leader="dot" w:pos="9015"/>
            </w:tabs>
            <w:rPr>
              <w:rStyle w:val="Hyperlink"/>
              <w:noProof/>
              <w:lang w:eastAsia="ja-JP"/>
            </w:rPr>
          </w:pPr>
          <w:hyperlink w:anchor="_Toc271022934">
            <w:r w:rsidR="4A75D40F" w:rsidRPr="4A75D40F">
              <w:rPr>
                <w:rStyle w:val="Hyperlink"/>
              </w:rPr>
              <w:t>Making changes to Household Groups</w:t>
            </w:r>
            <w:r w:rsidR="00D9237A">
              <w:tab/>
            </w:r>
            <w:r w:rsidR="00D9237A">
              <w:fldChar w:fldCharType="begin"/>
            </w:r>
            <w:r w:rsidR="00D9237A">
              <w:instrText>PAGEREF _Toc271022934 \h</w:instrText>
            </w:r>
            <w:r w:rsidR="00D9237A">
              <w:fldChar w:fldCharType="separate"/>
            </w:r>
            <w:r w:rsidR="4A75D40F" w:rsidRPr="4A75D40F">
              <w:rPr>
                <w:rStyle w:val="Hyperlink"/>
              </w:rPr>
              <w:t>39</w:t>
            </w:r>
            <w:r w:rsidR="00D9237A">
              <w:fldChar w:fldCharType="end"/>
            </w:r>
          </w:hyperlink>
        </w:p>
        <w:p w14:paraId="6273CE6A" w14:textId="1844DAFA" w:rsidR="00D9237A" w:rsidRDefault="00B17099" w:rsidP="4A75D40F">
          <w:pPr>
            <w:pStyle w:val="TOC3"/>
            <w:tabs>
              <w:tab w:val="right" w:leader="dot" w:pos="9015"/>
            </w:tabs>
            <w:rPr>
              <w:rStyle w:val="Hyperlink"/>
              <w:noProof/>
              <w:lang w:eastAsia="ja-JP"/>
            </w:rPr>
          </w:pPr>
          <w:hyperlink w:anchor="_Toc1778275049">
            <w:r w:rsidR="4A75D40F" w:rsidRPr="4A75D40F">
              <w:rPr>
                <w:rStyle w:val="Hyperlink"/>
              </w:rPr>
              <w:t>Changing lead applicant status</w:t>
            </w:r>
            <w:r w:rsidR="00D9237A">
              <w:tab/>
            </w:r>
            <w:r w:rsidR="00D9237A">
              <w:fldChar w:fldCharType="begin"/>
            </w:r>
            <w:r w:rsidR="00D9237A">
              <w:instrText>PAGEREF _Toc1778275049 \h</w:instrText>
            </w:r>
            <w:r w:rsidR="00D9237A">
              <w:fldChar w:fldCharType="separate"/>
            </w:r>
            <w:r w:rsidR="4A75D40F" w:rsidRPr="4A75D40F">
              <w:rPr>
                <w:rStyle w:val="Hyperlink"/>
              </w:rPr>
              <w:t>40</w:t>
            </w:r>
            <w:r w:rsidR="00D9237A">
              <w:fldChar w:fldCharType="end"/>
            </w:r>
          </w:hyperlink>
        </w:p>
        <w:p w14:paraId="0FC2A9A7" w14:textId="5220C4B9" w:rsidR="00D9237A" w:rsidRDefault="00B17099" w:rsidP="4A75D40F">
          <w:pPr>
            <w:pStyle w:val="TOC3"/>
            <w:tabs>
              <w:tab w:val="right" w:leader="dot" w:pos="9015"/>
            </w:tabs>
            <w:rPr>
              <w:rStyle w:val="Hyperlink"/>
              <w:noProof/>
              <w:lang w:eastAsia="ja-JP"/>
            </w:rPr>
          </w:pPr>
          <w:hyperlink w:anchor="_Toc1903804007">
            <w:r w:rsidR="4A75D40F" w:rsidRPr="4A75D40F">
              <w:rPr>
                <w:rStyle w:val="Hyperlink"/>
              </w:rPr>
              <w:t>Removing an applicant to a new household</w:t>
            </w:r>
            <w:r w:rsidR="00D9237A">
              <w:tab/>
            </w:r>
            <w:r w:rsidR="00D9237A">
              <w:fldChar w:fldCharType="begin"/>
            </w:r>
            <w:r w:rsidR="00D9237A">
              <w:instrText>PAGEREF _Toc1903804007 \h</w:instrText>
            </w:r>
            <w:r w:rsidR="00D9237A">
              <w:fldChar w:fldCharType="separate"/>
            </w:r>
            <w:r w:rsidR="4A75D40F" w:rsidRPr="4A75D40F">
              <w:rPr>
                <w:rStyle w:val="Hyperlink"/>
              </w:rPr>
              <w:t>41</w:t>
            </w:r>
            <w:r w:rsidR="00D9237A">
              <w:fldChar w:fldCharType="end"/>
            </w:r>
          </w:hyperlink>
        </w:p>
        <w:p w14:paraId="39F329C9" w14:textId="6DC8EACB" w:rsidR="00D9237A" w:rsidRDefault="00B17099" w:rsidP="4A75D40F">
          <w:pPr>
            <w:pStyle w:val="TOC3"/>
            <w:tabs>
              <w:tab w:val="right" w:leader="dot" w:pos="9015"/>
            </w:tabs>
            <w:rPr>
              <w:rStyle w:val="Hyperlink"/>
              <w:noProof/>
              <w:lang w:eastAsia="ja-JP"/>
            </w:rPr>
          </w:pPr>
          <w:hyperlink w:anchor="_Toc246511187">
            <w:r w:rsidR="4A75D40F" w:rsidRPr="4A75D40F">
              <w:rPr>
                <w:rStyle w:val="Hyperlink"/>
              </w:rPr>
              <w:t>Adding an applicant to a household group</w:t>
            </w:r>
            <w:r w:rsidR="00D9237A">
              <w:tab/>
            </w:r>
            <w:r w:rsidR="00D9237A">
              <w:fldChar w:fldCharType="begin"/>
            </w:r>
            <w:r w:rsidR="00D9237A">
              <w:instrText>PAGEREF _Toc246511187 \h</w:instrText>
            </w:r>
            <w:r w:rsidR="00D9237A">
              <w:fldChar w:fldCharType="separate"/>
            </w:r>
            <w:r w:rsidR="4A75D40F" w:rsidRPr="4A75D40F">
              <w:rPr>
                <w:rStyle w:val="Hyperlink"/>
              </w:rPr>
              <w:t>42</w:t>
            </w:r>
            <w:r w:rsidR="00D9237A">
              <w:fldChar w:fldCharType="end"/>
            </w:r>
          </w:hyperlink>
        </w:p>
        <w:p w14:paraId="4096CDC0" w14:textId="1C5F2219" w:rsidR="00D9237A" w:rsidRDefault="00B17099" w:rsidP="4A75D40F">
          <w:pPr>
            <w:pStyle w:val="TOC1"/>
            <w:tabs>
              <w:tab w:val="clear" w:pos="9019"/>
              <w:tab w:val="right" w:leader="dot" w:pos="9015"/>
            </w:tabs>
            <w:rPr>
              <w:rStyle w:val="Hyperlink"/>
              <w:lang w:eastAsia="ja-JP"/>
            </w:rPr>
          </w:pPr>
          <w:hyperlink w:anchor="_Toc1245495231">
            <w:r w:rsidR="4A75D40F" w:rsidRPr="4A75D40F">
              <w:rPr>
                <w:rStyle w:val="Hyperlink"/>
              </w:rPr>
              <w:t>Using the Health Board Tab</w:t>
            </w:r>
            <w:r w:rsidR="00D9237A">
              <w:tab/>
            </w:r>
            <w:r w:rsidR="00D9237A">
              <w:fldChar w:fldCharType="begin"/>
            </w:r>
            <w:r w:rsidR="00D9237A">
              <w:instrText>PAGEREF _Toc1245495231 \h</w:instrText>
            </w:r>
            <w:r w:rsidR="00D9237A">
              <w:fldChar w:fldCharType="separate"/>
            </w:r>
            <w:r w:rsidR="4A75D40F" w:rsidRPr="4A75D40F">
              <w:rPr>
                <w:rStyle w:val="Hyperlink"/>
              </w:rPr>
              <w:t>43</w:t>
            </w:r>
            <w:r w:rsidR="00D9237A">
              <w:fldChar w:fldCharType="end"/>
            </w:r>
          </w:hyperlink>
        </w:p>
        <w:p w14:paraId="74600E65" w14:textId="3DA2698B" w:rsidR="00D9237A" w:rsidRDefault="00B17099" w:rsidP="4A75D40F">
          <w:pPr>
            <w:pStyle w:val="TOC1"/>
            <w:tabs>
              <w:tab w:val="clear" w:pos="9019"/>
              <w:tab w:val="right" w:leader="dot" w:pos="9015"/>
            </w:tabs>
            <w:rPr>
              <w:rStyle w:val="Hyperlink"/>
              <w:lang w:eastAsia="ja-JP"/>
            </w:rPr>
          </w:pPr>
          <w:hyperlink w:anchor="_Toc566252548">
            <w:r w:rsidR="4A75D40F" w:rsidRPr="4A75D40F">
              <w:rPr>
                <w:rStyle w:val="Hyperlink"/>
              </w:rPr>
              <w:t>Re-matching</w:t>
            </w:r>
            <w:r w:rsidR="00D9237A">
              <w:tab/>
            </w:r>
            <w:r w:rsidR="00D9237A">
              <w:fldChar w:fldCharType="begin"/>
            </w:r>
            <w:r w:rsidR="00D9237A">
              <w:instrText>PAGEREF _Toc566252548 \h</w:instrText>
            </w:r>
            <w:r w:rsidR="00D9237A">
              <w:fldChar w:fldCharType="separate"/>
            </w:r>
            <w:r w:rsidR="4A75D40F" w:rsidRPr="4A75D40F">
              <w:rPr>
                <w:rStyle w:val="Hyperlink"/>
              </w:rPr>
              <w:t>44</w:t>
            </w:r>
            <w:r w:rsidR="00D9237A">
              <w:fldChar w:fldCharType="end"/>
            </w:r>
          </w:hyperlink>
        </w:p>
        <w:p w14:paraId="24153C1E" w14:textId="6FA5E9C0" w:rsidR="00D9237A" w:rsidRDefault="00B17099" w:rsidP="4A75D40F">
          <w:pPr>
            <w:pStyle w:val="TOC2"/>
            <w:tabs>
              <w:tab w:val="right" w:leader="dot" w:pos="9015"/>
            </w:tabs>
            <w:rPr>
              <w:rStyle w:val="Hyperlink"/>
              <w:noProof/>
              <w:lang w:eastAsia="ja-JP"/>
            </w:rPr>
          </w:pPr>
          <w:hyperlink w:anchor="_Toc1654842023">
            <w:r w:rsidR="4A75D40F" w:rsidRPr="4A75D40F">
              <w:rPr>
                <w:rStyle w:val="Hyperlink"/>
              </w:rPr>
              <w:t>Identifying a suitable host</w:t>
            </w:r>
            <w:r w:rsidR="00D9237A">
              <w:tab/>
            </w:r>
            <w:r w:rsidR="00D9237A">
              <w:fldChar w:fldCharType="begin"/>
            </w:r>
            <w:r w:rsidR="00D9237A">
              <w:instrText>PAGEREF _Toc1654842023 \h</w:instrText>
            </w:r>
            <w:r w:rsidR="00D9237A">
              <w:fldChar w:fldCharType="separate"/>
            </w:r>
            <w:r w:rsidR="4A75D40F" w:rsidRPr="4A75D40F">
              <w:rPr>
                <w:rStyle w:val="Hyperlink"/>
              </w:rPr>
              <w:t>45</w:t>
            </w:r>
            <w:r w:rsidR="00D9237A">
              <w:fldChar w:fldCharType="end"/>
            </w:r>
          </w:hyperlink>
        </w:p>
        <w:p w14:paraId="5DB01573" w14:textId="24EC4426" w:rsidR="00D9237A" w:rsidRDefault="00B17099" w:rsidP="4A75D40F">
          <w:pPr>
            <w:pStyle w:val="TOC2"/>
            <w:tabs>
              <w:tab w:val="right" w:leader="dot" w:pos="9015"/>
            </w:tabs>
            <w:rPr>
              <w:rStyle w:val="Hyperlink"/>
              <w:noProof/>
              <w:lang w:eastAsia="ja-JP"/>
            </w:rPr>
          </w:pPr>
          <w:hyperlink w:anchor="_Toc2058754996">
            <w:r w:rsidR="4A75D40F" w:rsidRPr="4A75D40F">
              <w:rPr>
                <w:rStyle w:val="Hyperlink"/>
              </w:rPr>
              <w:t>Re-match within the individual local authority boundary</w:t>
            </w:r>
            <w:r w:rsidR="00D9237A">
              <w:tab/>
            </w:r>
            <w:r w:rsidR="00D9237A">
              <w:fldChar w:fldCharType="begin"/>
            </w:r>
            <w:r w:rsidR="00D9237A">
              <w:instrText>PAGEREF _Toc2058754996 \h</w:instrText>
            </w:r>
            <w:r w:rsidR="00D9237A">
              <w:fldChar w:fldCharType="separate"/>
            </w:r>
            <w:r w:rsidR="4A75D40F" w:rsidRPr="4A75D40F">
              <w:rPr>
                <w:rStyle w:val="Hyperlink"/>
              </w:rPr>
              <w:t>46</w:t>
            </w:r>
            <w:r w:rsidR="00D9237A">
              <w:fldChar w:fldCharType="end"/>
            </w:r>
          </w:hyperlink>
        </w:p>
        <w:p w14:paraId="4733D2B7" w14:textId="71EDBB6C" w:rsidR="00D9237A" w:rsidRDefault="00B17099" w:rsidP="4A75D40F">
          <w:pPr>
            <w:pStyle w:val="TOC2"/>
            <w:tabs>
              <w:tab w:val="right" w:leader="dot" w:pos="9015"/>
            </w:tabs>
            <w:rPr>
              <w:rStyle w:val="Hyperlink"/>
              <w:noProof/>
              <w:lang w:eastAsia="ja-JP"/>
            </w:rPr>
          </w:pPr>
          <w:hyperlink w:anchor="_Toc37048593">
            <w:r w:rsidR="4A75D40F" w:rsidRPr="4A75D40F">
              <w:rPr>
                <w:rStyle w:val="Hyperlink"/>
              </w:rPr>
              <w:t>Re-assignment across local authority boundaries but wholly within Wales</w:t>
            </w:r>
            <w:r w:rsidR="00D9237A">
              <w:tab/>
            </w:r>
            <w:r w:rsidR="00D9237A">
              <w:fldChar w:fldCharType="begin"/>
            </w:r>
            <w:r w:rsidR="00D9237A">
              <w:instrText>PAGEREF _Toc37048593 \h</w:instrText>
            </w:r>
            <w:r w:rsidR="00D9237A">
              <w:fldChar w:fldCharType="separate"/>
            </w:r>
            <w:r w:rsidR="4A75D40F" w:rsidRPr="4A75D40F">
              <w:rPr>
                <w:rStyle w:val="Hyperlink"/>
              </w:rPr>
              <w:t>46</w:t>
            </w:r>
            <w:r w:rsidR="00D9237A">
              <w:fldChar w:fldCharType="end"/>
            </w:r>
          </w:hyperlink>
        </w:p>
        <w:p w14:paraId="2A278C93" w14:textId="2E7CA659" w:rsidR="00D9237A" w:rsidRDefault="00B17099" w:rsidP="4A75D40F">
          <w:pPr>
            <w:pStyle w:val="TOC2"/>
            <w:tabs>
              <w:tab w:val="right" w:leader="dot" w:pos="9015"/>
            </w:tabs>
            <w:rPr>
              <w:rStyle w:val="Hyperlink"/>
              <w:noProof/>
              <w:lang w:eastAsia="ja-JP"/>
            </w:rPr>
          </w:pPr>
          <w:hyperlink w:anchor="_Toc403091169">
            <w:r w:rsidR="4A75D40F" w:rsidRPr="4A75D40F">
              <w:rPr>
                <w:rStyle w:val="Hyperlink"/>
              </w:rPr>
              <w:t>Cross Border Re-assignment across UK national borders (either Scheme)</w:t>
            </w:r>
            <w:r w:rsidR="00D9237A">
              <w:tab/>
            </w:r>
            <w:r w:rsidR="00D9237A">
              <w:fldChar w:fldCharType="begin"/>
            </w:r>
            <w:r w:rsidR="00D9237A">
              <w:instrText>PAGEREF _Toc403091169 \h</w:instrText>
            </w:r>
            <w:r w:rsidR="00D9237A">
              <w:fldChar w:fldCharType="separate"/>
            </w:r>
            <w:r w:rsidR="4A75D40F" w:rsidRPr="4A75D40F">
              <w:rPr>
                <w:rStyle w:val="Hyperlink"/>
              </w:rPr>
              <w:t>47</w:t>
            </w:r>
            <w:r w:rsidR="00D9237A">
              <w:fldChar w:fldCharType="end"/>
            </w:r>
          </w:hyperlink>
        </w:p>
        <w:p w14:paraId="4A48B1ED" w14:textId="7473B364" w:rsidR="00D9237A" w:rsidRDefault="00B17099" w:rsidP="4A75D40F">
          <w:pPr>
            <w:pStyle w:val="TOC3"/>
            <w:tabs>
              <w:tab w:val="right" w:leader="dot" w:pos="9015"/>
            </w:tabs>
            <w:rPr>
              <w:rStyle w:val="Hyperlink"/>
              <w:noProof/>
              <w:lang w:eastAsia="ja-JP"/>
            </w:rPr>
          </w:pPr>
          <w:hyperlink w:anchor="_Toc1445427336">
            <w:r w:rsidR="4A75D40F" w:rsidRPr="4A75D40F">
              <w:rPr>
                <w:rStyle w:val="Hyperlink"/>
              </w:rPr>
              <w:t>If the person is leaving Wales</w:t>
            </w:r>
            <w:r w:rsidR="00D9237A">
              <w:tab/>
            </w:r>
            <w:r w:rsidR="00D9237A">
              <w:fldChar w:fldCharType="begin"/>
            </w:r>
            <w:r w:rsidR="00D9237A">
              <w:instrText>PAGEREF _Toc1445427336 \h</w:instrText>
            </w:r>
            <w:r w:rsidR="00D9237A">
              <w:fldChar w:fldCharType="separate"/>
            </w:r>
            <w:r w:rsidR="4A75D40F" w:rsidRPr="4A75D40F">
              <w:rPr>
                <w:rStyle w:val="Hyperlink"/>
              </w:rPr>
              <w:t>47</w:t>
            </w:r>
            <w:r w:rsidR="00D9237A">
              <w:fldChar w:fldCharType="end"/>
            </w:r>
          </w:hyperlink>
        </w:p>
        <w:p w14:paraId="61DEB8B9" w14:textId="21593A7C" w:rsidR="00D9237A" w:rsidRDefault="00B17099" w:rsidP="4A75D40F">
          <w:pPr>
            <w:pStyle w:val="TOC3"/>
            <w:tabs>
              <w:tab w:val="right" w:leader="dot" w:pos="9015"/>
            </w:tabs>
            <w:rPr>
              <w:rStyle w:val="Hyperlink"/>
              <w:noProof/>
              <w:lang w:eastAsia="ja-JP"/>
            </w:rPr>
          </w:pPr>
          <w:hyperlink w:anchor="_Toc113713360">
            <w:r w:rsidR="4A75D40F" w:rsidRPr="4A75D40F">
              <w:rPr>
                <w:rStyle w:val="Hyperlink"/>
              </w:rPr>
              <w:t>If the person is moving into Wales with advanced notice</w:t>
            </w:r>
            <w:r w:rsidR="00D9237A">
              <w:tab/>
            </w:r>
            <w:r w:rsidR="00D9237A">
              <w:fldChar w:fldCharType="begin"/>
            </w:r>
            <w:r w:rsidR="00D9237A">
              <w:instrText>PAGEREF _Toc113713360 \h</w:instrText>
            </w:r>
            <w:r w:rsidR="00D9237A">
              <w:fldChar w:fldCharType="separate"/>
            </w:r>
            <w:r w:rsidR="4A75D40F" w:rsidRPr="4A75D40F">
              <w:rPr>
                <w:rStyle w:val="Hyperlink"/>
              </w:rPr>
              <w:t>49</w:t>
            </w:r>
            <w:r w:rsidR="00D9237A">
              <w:fldChar w:fldCharType="end"/>
            </w:r>
          </w:hyperlink>
        </w:p>
        <w:p w14:paraId="38617310" w14:textId="2CB6F365" w:rsidR="00D9237A" w:rsidRDefault="00B17099" w:rsidP="4A75D40F">
          <w:pPr>
            <w:pStyle w:val="TOC3"/>
            <w:tabs>
              <w:tab w:val="right" w:leader="dot" w:pos="9015"/>
            </w:tabs>
            <w:rPr>
              <w:rStyle w:val="Hyperlink"/>
              <w:noProof/>
              <w:lang w:eastAsia="ja-JP"/>
            </w:rPr>
          </w:pPr>
          <w:hyperlink w:anchor="_Toc1822606219">
            <w:r w:rsidR="4A75D40F" w:rsidRPr="4A75D40F">
              <w:rPr>
                <w:rStyle w:val="Hyperlink"/>
              </w:rPr>
              <w:t>If the person has moved into Wales and we find out retrospectively</w:t>
            </w:r>
            <w:r w:rsidR="00D9237A">
              <w:tab/>
            </w:r>
            <w:r w:rsidR="00D9237A">
              <w:fldChar w:fldCharType="begin"/>
            </w:r>
            <w:r w:rsidR="00D9237A">
              <w:instrText>PAGEREF _Toc1822606219 \h</w:instrText>
            </w:r>
            <w:r w:rsidR="00D9237A">
              <w:fldChar w:fldCharType="separate"/>
            </w:r>
            <w:r w:rsidR="4A75D40F" w:rsidRPr="4A75D40F">
              <w:rPr>
                <w:rStyle w:val="Hyperlink"/>
              </w:rPr>
              <w:t>51</w:t>
            </w:r>
            <w:r w:rsidR="00D9237A">
              <w:fldChar w:fldCharType="end"/>
            </w:r>
          </w:hyperlink>
        </w:p>
        <w:p w14:paraId="0D880F32" w14:textId="576B6144" w:rsidR="00D9237A" w:rsidRDefault="00B17099" w:rsidP="4A75D40F">
          <w:pPr>
            <w:pStyle w:val="TOC1"/>
            <w:tabs>
              <w:tab w:val="clear" w:pos="9019"/>
              <w:tab w:val="right" w:leader="dot" w:pos="9015"/>
            </w:tabs>
            <w:rPr>
              <w:rStyle w:val="Hyperlink"/>
              <w:lang w:eastAsia="ja-JP"/>
            </w:rPr>
          </w:pPr>
          <w:hyperlink w:anchor="_Toc437240418">
            <w:r w:rsidR="4A75D40F" w:rsidRPr="4A75D40F">
              <w:rPr>
                <w:rStyle w:val="Hyperlink"/>
              </w:rPr>
              <w:t>Repatriation</w:t>
            </w:r>
            <w:r w:rsidR="00D9237A">
              <w:tab/>
            </w:r>
            <w:r w:rsidR="00D9237A">
              <w:fldChar w:fldCharType="begin"/>
            </w:r>
            <w:r w:rsidR="00D9237A">
              <w:instrText>PAGEREF _Toc437240418 \h</w:instrText>
            </w:r>
            <w:r w:rsidR="00D9237A">
              <w:fldChar w:fldCharType="separate"/>
            </w:r>
            <w:r w:rsidR="4A75D40F" w:rsidRPr="4A75D40F">
              <w:rPr>
                <w:rStyle w:val="Hyperlink"/>
              </w:rPr>
              <w:t>53</w:t>
            </w:r>
            <w:r w:rsidR="00D9237A">
              <w:fldChar w:fldCharType="end"/>
            </w:r>
          </w:hyperlink>
        </w:p>
        <w:p w14:paraId="37BBB799" w14:textId="3BFE9134" w:rsidR="00D9237A" w:rsidRDefault="00B17099" w:rsidP="4A75D40F">
          <w:pPr>
            <w:pStyle w:val="TOC2"/>
            <w:tabs>
              <w:tab w:val="right" w:leader="dot" w:pos="9015"/>
            </w:tabs>
            <w:rPr>
              <w:rStyle w:val="Hyperlink"/>
              <w:noProof/>
              <w:lang w:eastAsia="ja-JP"/>
            </w:rPr>
          </w:pPr>
          <w:hyperlink w:anchor="_Toc1467135283">
            <w:r w:rsidR="4A75D40F" w:rsidRPr="4A75D40F">
              <w:rPr>
                <w:rStyle w:val="Hyperlink"/>
              </w:rPr>
              <w:t>When a person is leaving for repatriation</w:t>
            </w:r>
            <w:r w:rsidR="00D9237A">
              <w:tab/>
            </w:r>
            <w:r w:rsidR="00D9237A">
              <w:fldChar w:fldCharType="begin"/>
            </w:r>
            <w:r w:rsidR="00D9237A">
              <w:instrText>PAGEREF _Toc1467135283 \h</w:instrText>
            </w:r>
            <w:r w:rsidR="00D9237A">
              <w:fldChar w:fldCharType="separate"/>
            </w:r>
            <w:r w:rsidR="4A75D40F" w:rsidRPr="4A75D40F">
              <w:rPr>
                <w:rStyle w:val="Hyperlink"/>
              </w:rPr>
              <w:t>53</w:t>
            </w:r>
            <w:r w:rsidR="00D9237A">
              <w:fldChar w:fldCharType="end"/>
            </w:r>
          </w:hyperlink>
        </w:p>
        <w:p w14:paraId="377F3888" w14:textId="74BC9F5F" w:rsidR="00D9237A" w:rsidRDefault="00B17099" w:rsidP="4A75D40F">
          <w:pPr>
            <w:pStyle w:val="TOC2"/>
            <w:tabs>
              <w:tab w:val="right" w:leader="dot" w:pos="9015"/>
            </w:tabs>
            <w:rPr>
              <w:rStyle w:val="Hyperlink"/>
              <w:noProof/>
              <w:lang w:eastAsia="ja-JP"/>
            </w:rPr>
          </w:pPr>
          <w:hyperlink w:anchor="_Toc1874025733">
            <w:r w:rsidR="4A75D40F" w:rsidRPr="4A75D40F">
              <w:rPr>
                <w:rStyle w:val="Hyperlink"/>
              </w:rPr>
              <w:t>If a person returns from repatriation</w:t>
            </w:r>
            <w:r w:rsidR="00D9237A">
              <w:tab/>
            </w:r>
            <w:r w:rsidR="00D9237A">
              <w:fldChar w:fldCharType="begin"/>
            </w:r>
            <w:r w:rsidR="00D9237A">
              <w:instrText>PAGEREF _Toc1874025733 \h</w:instrText>
            </w:r>
            <w:r w:rsidR="00D9237A">
              <w:fldChar w:fldCharType="separate"/>
            </w:r>
            <w:r w:rsidR="4A75D40F" w:rsidRPr="4A75D40F">
              <w:rPr>
                <w:rStyle w:val="Hyperlink"/>
              </w:rPr>
              <w:t>54</w:t>
            </w:r>
            <w:r w:rsidR="00D9237A">
              <w:fldChar w:fldCharType="end"/>
            </w:r>
          </w:hyperlink>
        </w:p>
        <w:p w14:paraId="26A88BFB" w14:textId="63819A29" w:rsidR="00D9237A" w:rsidRDefault="00B17099" w:rsidP="4A75D40F">
          <w:pPr>
            <w:pStyle w:val="TOC3"/>
            <w:tabs>
              <w:tab w:val="right" w:leader="dot" w:pos="9015"/>
            </w:tabs>
            <w:rPr>
              <w:rStyle w:val="Hyperlink"/>
              <w:noProof/>
              <w:lang w:eastAsia="ja-JP"/>
            </w:rPr>
          </w:pPr>
          <w:hyperlink w:anchor="_Toc1038825951">
            <w:r w:rsidR="4A75D40F" w:rsidRPr="4A75D40F">
              <w:rPr>
                <w:rStyle w:val="Hyperlink"/>
              </w:rPr>
              <w:t>If the household record is assigned to your local authority</w:t>
            </w:r>
            <w:r w:rsidR="00D9237A">
              <w:tab/>
            </w:r>
            <w:r w:rsidR="00D9237A">
              <w:fldChar w:fldCharType="begin"/>
            </w:r>
            <w:r w:rsidR="00D9237A">
              <w:instrText>PAGEREF _Toc1038825951 \h</w:instrText>
            </w:r>
            <w:r w:rsidR="00D9237A">
              <w:fldChar w:fldCharType="separate"/>
            </w:r>
            <w:r w:rsidR="4A75D40F" w:rsidRPr="4A75D40F">
              <w:rPr>
                <w:rStyle w:val="Hyperlink"/>
              </w:rPr>
              <w:t>54</w:t>
            </w:r>
            <w:r w:rsidR="00D9237A">
              <w:fldChar w:fldCharType="end"/>
            </w:r>
          </w:hyperlink>
        </w:p>
        <w:p w14:paraId="2B0ED61B" w14:textId="62B2E748" w:rsidR="00D9237A" w:rsidRDefault="00B17099" w:rsidP="4A75D40F">
          <w:pPr>
            <w:pStyle w:val="TOC3"/>
            <w:tabs>
              <w:tab w:val="right" w:leader="dot" w:pos="9015"/>
            </w:tabs>
            <w:rPr>
              <w:rStyle w:val="Hyperlink"/>
              <w:noProof/>
              <w:lang w:eastAsia="ja-JP"/>
            </w:rPr>
          </w:pPr>
          <w:hyperlink w:anchor="_Toc1258196814">
            <w:r w:rsidR="4A75D40F" w:rsidRPr="4A75D40F">
              <w:rPr>
                <w:rStyle w:val="Hyperlink"/>
              </w:rPr>
              <w:t>If the household record is not assigned to your local authority</w:t>
            </w:r>
            <w:r w:rsidR="00D9237A">
              <w:tab/>
            </w:r>
            <w:r w:rsidR="00D9237A">
              <w:fldChar w:fldCharType="begin"/>
            </w:r>
            <w:r w:rsidR="00D9237A">
              <w:instrText>PAGEREF _Toc1258196814 \h</w:instrText>
            </w:r>
            <w:r w:rsidR="00D9237A">
              <w:fldChar w:fldCharType="separate"/>
            </w:r>
            <w:r w:rsidR="4A75D40F" w:rsidRPr="4A75D40F">
              <w:rPr>
                <w:rStyle w:val="Hyperlink"/>
              </w:rPr>
              <w:t>55</w:t>
            </w:r>
            <w:r w:rsidR="00D9237A">
              <w:fldChar w:fldCharType="end"/>
            </w:r>
          </w:hyperlink>
        </w:p>
        <w:p w14:paraId="73388CF1" w14:textId="1276CE68" w:rsidR="00D9237A" w:rsidRDefault="00B17099" w:rsidP="4A75D40F">
          <w:pPr>
            <w:pStyle w:val="TOC1"/>
            <w:tabs>
              <w:tab w:val="clear" w:pos="9019"/>
              <w:tab w:val="right" w:leader="dot" w:pos="9015"/>
            </w:tabs>
            <w:rPr>
              <w:rStyle w:val="Hyperlink"/>
              <w:lang w:eastAsia="ja-JP"/>
            </w:rPr>
          </w:pPr>
          <w:hyperlink w:anchor="_Toc1489409653">
            <w:r w:rsidR="4A75D40F" w:rsidRPr="4A75D40F">
              <w:rPr>
                <w:rStyle w:val="Hyperlink"/>
              </w:rPr>
              <w:t>Using the Sponsor Section</w:t>
            </w:r>
            <w:r w:rsidR="00D9237A">
              <w:tab/>
            </w:r>
            <w:r w:rsidR="00D9237A">
              <w:fldChar w:fldCharType="begin"/>
            </w:r>
            <w:r w:rsidR="00D9237A">
              <w:instrText>PAGEREF _Toc1489409653 \h</w:instrText>
            </w:r>
            <w:r w:rsidR="00D9237A">
              <w:fldChar w:fldCharType="separate"/>
            </w:r>
            <w:r w:rsidR="4A75D40F" w:rsidRPr="4A75D40F">
              <w:rPr>
                <w:rStyle w:val="Hyperlink"/>
              </w:rPr>
              <w:t>56</w:t>
            </w:r>
            <w:r w:rsidR="00D9237A">
              <w:fldChar w:fldCharType="end"/>
            </w:r>
          </w:hyperlink>
        </w:p>
        <w:p w14:paraId="5B83F029" w14:textId="7583447F" w:rsidR="00D9237A" w:rsidRDefault="00B17099" w:rsidP="4A75D40F">
          <w:pPr>
            <w:pStyle w:val="TOC2"/>
            <w:tabs>
              <w:tab w:val="right" w:leader="dot" w:pos="9015"/>
            </w:tabs>
            <w:rPr>
              <w:rStyle w:val="Hyperlink"/>
              <w:noProof/>
              <w:lang w:eastAsia="ja-JP"/>
            </w:rPr>
          </w:pPr>
          <w:hyperlink w:anchor="_Toc1497949387">
            <w:r w:rsidR="4A75D40F" w:rsidRPr="4A75D40F">
              <w:rPr>
                <w:rStyle w:val="Hyperlink"/>
              </w:rPr>
              <w:t>Adding a New Sponsor/Host</w:t>
            </w:r>
            <w:r w:rsidR="00D9237A">
              <w:tab/>
            </w:r>
            <w:r w:rsidR="00D9237A">
              <w:fldChar w:fldCharType="begin"/>
            </w:r>
            <w:r w:rsidR="00D9237A">
              <w:instrText>PAGEREF _Toc1497949387 \h</w:instrText>
            </w:r>
            <w:r w:rsidR="00D9237A">
              <w:fldChar w:fldCharType="separate"/>
            </w:r>
            <w:r w:rsidR="4A75D40F" w:rsidRPr="4A75D40F">
              <w:rPr>
                <w:rStyle w:val="Hyperlink"/>
              </w:rPr>
              <w:t>57</w:t>
            </w:r>
            <w:r w:rsidR="00D9237A">
              <w:fldChar w:fldCharType="end"/>
            </w:r>
          </w:hyperlink>
        </w:p>
        <w:p w14:paraId="6FA14369" w14:textId="0083304A" w:rsidR="00D9237A" w:rsidRDefault="00B17099" w:rsidP="4A75D40F">
          <w:pPr>
            <w:pStyle w:val="TOC2"/>
            <w:tabs>
              <w:tab w:val="right" w:leader="dot" w:pos="9015"/>
            </w:tabs>
            <w:rPr>
              <w:rStyle w:val="Hyperlink"/>
              <w:noProof/>
              <w:lang w:eastAsia="ja-JP"/>
            </w:rPr>
          </w:pPr>
          <w:hyperlink w:anchor="_Toc590382313">
            <w:r w:rsidR="4A75D40F" w:rsidRPr="4A75D40F">
              <w:rPr>
                <w:rStyle w:val="Hyperlink"/>
              </w:rPr>
              <w:t>Adding Host Addresses</w:t>
            </w:r>
            <w:r w:rsidR="00D9237A">
              <w:tab/>
            </w:r>
            <w:r w:rsidR="00D9237A">
              <w:fldChar w:fldCharType="begin"/>
            </w:r>
            <w:r w:rsidR="00D9237A">
              <w:instrText>PAGEREF _Toc590382313 \h</w:instrText>
            </w:r>
            <w:r w:rsidR="00D9237A">
              <w:fldChar w:fldCharType="separate"/>
            </w:r>
            <w:r w:rsidR="4A75D40F" w:rsidRPr="4A75D40F">
              <w:rPr>
                <w:rStyle w:val="Hyperlink"/>
              </w:rPr>
              <w:t>58</w:t>
            </w:r>
            <w:r w:rsidR="00D9237A">
              <w:fldChar w:fldCharType="end"/>
            </w:r>
          </w:hyperlink>
        </w:p>
        <w:p w14:paraId="18A41047" w14:textId="3EB3B646" w:rsidR="00D9237A" w:rsidRDefault="00B17099" w:rsidP="4A75D40F">
          <w:pPr>
            <w:pStyle w:val="TOC2"/>
            <w:tabs>
              <w:tab w:val="right" w:leader="dot" w:pos="9015"/>
            </w:tabs>
            <w:rPr>
              <w:rStyle w:val="Hyperlink"/>
              <w:noProof/>
              <w:lang w:eastAsia="ja-JP"/>
            </w:rPr>
          </w:pPr>
          <w:hyperlink w:anchor="_Toc1587927919">
            <w:r w:rsidR="4A75D40F" w:rsidRPr="4A75D40F">
              <w:rPr>
                <w:rStyle w:val="Hyperlink"/>
              </w:rPr>
              <w:t>Linking an applicant record and a Sponsor record</w:t>
            </w:r>
            <w:r w:rsidR="00D9237A">
              <w:tab/>
            </w:r>
            <w:r w:rsidR="00D9237A">
              <w:fldChar w:fldCharType="begin"/>
            </w:r>
            <w:r w:rsidR="00D9237A">
              <w:instrText>PAGEREF _Toc1587927919 \h</w:instrText>
            </w:r>
            <w:r w:rsidR="00D9237A">
              <w:fldChar w:fldCharType="separate"/>
            </w:r>
            <w:r w:rsidR="4A75D40F" w:rsidRPr="4A75D40F">
              <w:rPr>
                <w:rStyle w:val="Hyperlink"/>
              </w:rPr>
              <w:t>59</w:t>
            </w:r>
            <w:r w:rsidR="00D9237A">
              <w:fldChar w:fldCharType="end"/>
            </w:r>
          </w:hyperlink>
        </w:p>
        <w:p w14:paraId="69113474" w14:textId="53DA0EDE" w:rsidR="00D9237A" w:rsidRDefault="00B17099" w:rsidP="4A75D40F">
          <w:pPr>
            <w:pStyle w:val="TOC3"/>
            <w:tabs>
              <w:tab w:val="right" w:leader="dot" w:pos="9015"/>
            </w:tabs>
            <w:rPr>
              <w:rStyle w:val="Hyperlink"/>
              <w:noProof/>
              <w:lang w:eastAsia="ja-JP"/>
            </w:rPr>
          </w:pPr>
          <w:hyperlink w:anchor="_Toc2122331307">
            <w:r w:rsidR="4A75D40F" w:rsidRPr="4A75D40F">
              <w:rPr>
                <w:rStyle w:val="Hyperlink"/>
              </w:rPr>
              <w:t>Adding the Sponsor Details to your applicant record</w:t>
            </w:r>
            <w:r w:rsidR="00D9237A">
              <w:tab/>
            </w:r>
            <w:r w:rsidR="00D9237A">
              <w:fldChar w:fldCharType="begin"/>
            </w:r>
            <w:r w:rsidR="00D9237A">
              <w:instrText>PAGEREF _Toc2122331307 \h</w:instrText>
            </w:r>
            <w:r w:rsidR="00D9237A">
              <w:fldChar w:fldCharType="separate"/>
            </w:r>
            <w:r w:rsidR="4A75D40F" w:rsidRPr="4A75D40F">
              <w:rPr>
                <w:rStyle w:val="Hyperlink"/>
              </w:rPr>
              <w:t>59</w:t>
            </w:r>
            <w:r w:rsidR="00D9237A">
              <w:fldChar w:fldCharType="end"/>
            </w:r>
          </w:hyperlink>
        </w:p>
        <w:p w14:paraId="54163CFA" w14:textId="152666C0" w:rsidR="00D9237A" w:rsidRDefault="00B17099" w:rsidP="4A75D40F">
          <w:pPr>
            <w:pStyle w:val="TOC3"/>
            <w:tabs>
              <w:tab w:val="right" w:leader="dot" w:pos="9015"/>
            </w:tabs>
            <w:rPr>
              <w:rStyle w:val="Hyperlink"/>
              <w:noProof/>
              <w:lang w:eastAsia="ja-JP"/>
            </w:rPr>
          </w:pPr>
          <w:hyperlink w:anchor="_Toc983404851">
            <w:r w:rsidR="4A75D40F" w:rsidRPr="4A75D40F">
              <w:rPr>
                <w:rStyle w:val="Hyperlink"/>
              </w:rPr>
              <w:t>Create a Household Placement Tracking record</w:t>
            </w:r>
            <w:r w:rsidR="00D9237A">
              <w:tab/>
            </w:r>
            <w:r w:rsidR="00D9237A">
              <w:fldChar w:fldCharType="begin"/>
            </w:r>
            <w:r w:rsidR="00D9237A">
              <w:instrText>PAGEREF _Toc983404851 \h</w:instrText>
            </w:r>
            <w:r w:rsidR="00D9237A">
              <w:fldChar w:fldCharType="separate"/>
            </w:r>
            <w:r w:rsidR="4A75D40F" w:rsidRPr="4A75D40F">
              <w:rPr>
                <w:rStyle w:val="Hyperlink"/>
              </w:rPr>
              <w:t>60</w:t>
            </w:r>
            <w:r w:rsidR="00D9237A">
              <w:fldChar w:fldCharType="end"/>
            </w:r>
          </w:hyperlink>
        </w:p>
        <w:p w14:paraId="742E1FCE" w14:textId="0E7C34A5" w:rsidR="00D9237A" w:rsidRDefault="00B17099" w:rsidP="4A75D40F">
          <w:pPr>
            <w:pStyle w:val="TOC2"/>
            <w:tabs>
              <w:tab w:val="right" w:leader="dot" w:pos="9015"/>
            </w:tabs>
            <w:rPr>
              <w:rStyle w:val="Hyperlink"/>
              <w:noProof/>
              <w:lang w:eastAsia="ja-JP"/>
            </w:rPr>
          </w:pPr>
          <w:hyperlink w:anchor="_Toc507689360">
            <w:r w:rsidR="4A75D40F" w:rsidRPr="4A75D40F">
              <w:rPr>
                <w:rStyle w:val="Hyperlink"/>
              </w:rPr>
              <w:t>Recording additional sponsor household members</w:t>
            </w:r>
            <w:r w:rsidR="00D9237A">
              <w:tab/>
            </w:r>
            <w:r w:rsidR="00D9237A">
              <w:fldChar w:fldCharType="begin"/>
            </w:r>
            <w:r w:rsidR="00D9237A">
              <w:instrText>PAGEREF _Toc507689360 \h</w:instrText>
            </w:r>
            <w:r w:rsidR="00D9237A">
              <w:fldChar w:fldCharType="separate"/>
            </w:r>
            <w:r w:rsidR="4A75D40F" w:rsidRPr="4A75D40F">
              <w:rPr>
                <w:rStyle w:val="Hyperlink"/>
              </w:rPr>
              <w:t>60</w:t>
            </w:r>
            <w:r w:rsidR="00D9237A">
              <w:fldChar w:fldCharType="end"/>
            </w:r>
          </w:hyperlink>
        </w:p>
        <w:p w14:paraId="28870BA3" w14:textId="12D5983B" w:rsidR="00D9237A" w:rsidRDefault="00B17099" w:rsidP="4A75D40F">
          <w:pPr>
            <w:pStyle w:val="TOC2"/>
            <w:tabs>
              <w:tab w:val="right" w:leader="dot" w:pos="9015"/>
            </w:tabs>
            <w:rPr>
              <w:rStyle w:val="Hyperlink"/>
              <w:noProof/>
              <w:lang w:eastAsia="ja-JP"/>
            </w:rPr>
          </w:pPr>
          <w:hyperlink w:anchor="_Toc1276406013">
            <w:r w:rsidR="4A75D40F" w:rsidRPr="4A75D40F">
              <w:rPr>
                <w:rStyle w:val="Hyperlink"/>
              </w:rPr>
              <w:t>Handling Duplicate Applicant Records</w:t>
            </w:r>
            <w:r w:rsidR="00D9237A">
              <w:tab/>
            </w:r>
            <w:r w:rsidR="00D9237A">
              <w:fldChar w:fldCharType="begin"/>
            </w:r>
            <w:r w:rsidR="00D9237A">
              <w:instrText>PAGEREF _Toc1276406013 \h</w:instrText>
            </w:r>
            <w:r w:rsidR="00D9237A">
              <w:fldChar w:fldCharType="separate"/>
            </w:r>
            <w:r w:rsidR="4A75D40F" w:rsidRPr="4A75D40F">
              <w:rPr>
                <w:rStyle w:val="Hyperlink"/>
              </w:rPr>
              <w:t>61</w:t>
            </w:r>
            <w:r w:rsidR="00D9237A">
              <w:fldChar w:fldCharType="end"/>
            </w:r>
          </w:hyperlink>
        </w:p>
        <w:p w14:paraId="5FD631F9" w14:textId="62EC67E7" w:rsidR="00D9237A" w:rsidRDefault="00B17099" w:rsidP="4A75D40F">
          <w:pPr>
            <w:pStyle w:val="TOC1"/>
            <w:tabs>
              <w:tab w:val="clear" w:pos="9019"/>
              <w:tab w:val="right" w:leader="dot" w:pos="9015"/>
            </w:tabs>
            <w:rPr>
              <w:rStyle w:val="Hyperlink"/>
              <w:lang w:eastAsia="ja-JP"/>
            </w:rPr>
          </w:pPr>
          <w:hyperlink w:anchor="_Toc507925072">
            <w:r w:rsidR="4A75D40F" w:rsidRPr="4A75D40F">
              <w:rPr>
                <w:rStyle w:val="Hyperlink"/>
              </w:rPr>
              <w:t>Creating personalised System Views and Reports</w:t>
            </w:r>
            <w:r w:rsidR="00D9237A">
              <w:tab/>
            </w:r>
            <w:r w:rsidR="00D9237A">
              <w:fldChar w:fldCharType="begin"/>
            </w:r>
            <w:r w:rsidR="00D9237A">
              <w:instrText>PAGEREF _Toc507925072 \h</w:instrText>
            </w:r>
            <w:r w:rsidR="00D9237A">
              <w:fldChar w:fldCharType="separate"/>
            </w:r>
            <w:r w:rsidR="4A75D40F" w:rsidRPr="4A75D40F">
              <w:rPr>
                <w:rStyle w:val="Hyperlink"/>
              </w:rPr>
              <w:t>62</w:t>
            </w:r>
            <w:r w:rsidR="00D9237A">
              <w:fldChar w:fldCharType="end"/>
            </w:r>
          </w:hyperlink>
        </w:p>
        <w:p w14:paraId="3747FB6B" w14:textId="4ED16321" w:rsidR="00D9237A" w:rsidRDefault="00B17099" w:rsidP="4A75D40F">
          <w:pPr>
            <w:pStyle w:val="TOC2"/>
            <w:tabs>
              <w:tab w:val="right" w:leader="dot" w:pos="9015"/>
            </w:tabs>
            <w:rPr>
              <w:rStyle w:val="Hyperlink"/>
              <w:lang w:eastAsia="ja-JP"/>
            </w:rPr>
          </w:pPr>
          <w:hyperlink w:anchor="_Toc535879775">
            <w:r w:rsidR="4A75D40F" w:rsidRPr="4A75D40F">
              <w:rPr>
                <w:rStyle w:val="Hyperlink"/>
              </w:rPr>
              <w:t>Editing filters</w:t>
            </w:r>
            <w:r w:rsidR="00D9237A">
              <w:tab/>
            </w:r>
            <w:r w:rsidR="00D9237A">
              <w:fldChar w:fldCharType="begin"/>
            </w:r>
            <w:r w:rsidR="00D9237A">
              <w:instrText>PAGEREF _Toc535879775 \h</w:instrText>
            </w:r>
            <w:r w:rsidR="00D9237A">
              <w:fldChar w:fldCharType="separate"/>
            </w:r>
            <w:r w:rsidR="4A75D40F" w:rsidRPr="4A75D40F">
              <w:rPr>
                <w:rStyle w:val="Hyperlink"/>
              </w:rPr>
              <w:t>63</w:t>
            </w:r>
            <w:r w:rsidR="00D9237A">
              <w:fldChar w:fldCharType="end"/>
            </w:r>
          </w:hyperlink>
        </w:p>
        <w:p w14:paraId="5F85092B" w14:textId="2F71DF1B" w:rsidR="00D9237A" w:rsidRDefault="00B17099" w:rsidP="4A75D40F">
          <w:pPr>
            <w:pStyle w:val="TOC2"/>
            <w:tabs>
              <w:tab w:val="right" w:leader="dot" w:pos="9015"/>
            </w:tabs>
            <w:rPr>
              <w:rStyle w:val="Hyperlink"/>
              <w:noProof/>
              <w:lang w:eastAsia="ja-JP"/>
            </w:rPr>
          </w:pPr>
          <w:hyperlink w:anchor="_Toc592311091">
            <w:r w:rsidR="4A75D40F" w:rsidRPr="4A75D40F">
              <w:rPr>
                <w:rStyle w:val="Hyperlink"/>
              </w:rPr>
              <w:t>Editing columns</w:t>
            </w:r>
            <w:r w:rsidR="00D9237A">
              <w:tab/>
            </w:r>
            <w:r w:rsidR="00D9237A">
              <w:fldChar w:fldCharType="begin"/>
            </w:r>
            <w:r w:rsidR="00D9237A">
              <w:instrText>PAGEREF _Toc592311091 \h</w:instrText>
            </w:r>
            <w:r w:rsidR="00D9237A">
              <w:fldChar w:fldCharType="separate"/>
            </w:r>
            <w:r w:rsidR="4A75D40F" w:rsidRPr="4A75D40F">
              <w:rPr>
                <w:rStyle w:val="Hyperlink"/>
              </w:rPr>
              <w:t>63</w:t>
            </w:r>
            <w:r w:rsidR="00D9237A">
              <w:fldChar w:fldCharType="end"/>
            </w:r>
          </w:hyperlink>
        </w:p>
        <w:p w14:paraId="0DBD9389" w14:textId="4A79D9E4" w:rsidR="00D9237A" w:rsidRDefault="00B17099" w:rsidP="4A75D40F">
          <w:pPr>
            <w:pStyle w:val="TOC3"/>
            <w:tabs>
              <w:tab w:val="right" w:leader="dot" w:pos="9015"/>
            </w:tabs>
            <w:rPr>
              <w:rStyle w:val="Hyperlink"/>
              <w:noProof/>
              <w:lang w:eastAsia="ja-JP"/>
            </w:rPr>
          </w:pPr>
          <w:hyperlink w:anchor="_Toc289261316">
            <w:r w:rsidR="4A75D40F" w:rsidRPr="4A75D40F">
              <w:rPr>
                <w:rStyle w:val="Hyperlink"/>
              </w:rPr>
              <w:t>Add columns to your system view</w:t>
            </w:r>
            <w:r w:rsidR="00D9237A">
              <w:tab/>
            </w:r>
            <w:r w:rsidR="00D9237A">
              <w:fldChar w:fldCharType="begin"/>
            </w:r>
            <w:r w:rsidR="00D9237A">
              <w:instrText>PAGEREF _Toc289261316 \h</w:instrText>
            </w:r>
            <w:r w:rsidR="00D9237A">
              <w:fldChar w:fldCharType="separate"/>
            </w:r>
            <w:r w:rsidR="4A75D40F" w:rsidRPr="4A75D40F">
              <w:rPr>
                <w:rStyle w:val="Hyperlink"/>
              </w:rPr>
              <w:t>64</w:t>
            </w:r>
            <w:r w:rsidR="00D9237A">
              <w:fldChar w:fldCharType="end"/>
            </w:r>
          </w:hyperlink>
        </w:p>
        <w:p w14:paraId="3CD1AB3D" w14:textId="437ECB22" w:rsidR="00D9237A" w:rsidRDefault="00B17099" w:rsidP="4A75D40F">
          <w:pPr>
            <w:pStyle w:val="TOC3"/>
            <w:tabs>
              <w:tab w:val="right" w:leader="dot" w:pos="9015"/>
            </w:tabs>
            <w:rPr>
              <w:rStyle w:val="Hyperlink"/>
              <w:noProof/>
              <w:lang w:eastAsia="ja-JP"/>
            </w:rPr>
          </w:pPr>
          <w:hyperlink w:anchor="_Toc794622810">
            <w:r w:rsidR="4A75D40F" w:rsidRPr="4A75D40F">
              <w:rPr>
                <w:rStyle w:val="Hyperlink"/>
              </w:rPr>
              <w:t>Change the order of columns on your system view</w:t>
            </w:r>
            <w:r w:rsidR="00D9237A">
              <w:tab/>
            </w:r>
            <w:r w:rsidR="00D9237A">
              <w:fldChar w:fldCharType="begin"/>
            </w:r>
            <w:r w:rsidR="00D9237A">
              <w:instrText>PAGEREF _Toc794622810 \h</w:instrText>
            </w:r>
            <w:r w:rsidR="00D9237A">
              <w:fldChar w:fldCharType="separate"/>
            </w:r>
            <w:r w:rsidR="4A75D40F" w:rsidRPr="4A75D40F">
              <w:rPr>
                <w:rStyle w:val="Hyperlink"/>
              </w:rPr>
              <w:t>64</w:t>
            </w:r>
            <w:r w:rsidR="00D9237A">
              <w:fldChar w:fldCharType="end"/>
            </w:r>
          </w:hyperlink>
        </w:p>
        <w:p w14:paraId="52A30D0A" w14:textId="2BA164E3" w:rsidR="00D9237A" w:rsidRDefault="00B17099" w:rsidP="4A75D40F">
          <w:pPr>
            <w:pStyle w:val="TOC3"/>
            <w:tabs>
              <w:tab w:val="right" w:leader="dot" w:pos="9015"/>
            </w:tabs>
            <w:rPr>
              <w:rStyle w:val="Hyperlink"/>
              <w:noProof/>
              <w:lang w:eastAsia="ja-JP"/>
            </w:rPr>
          </w:pPr>
          <w:hyperlink w:anchor="_Toc1056494883">
            <w:r w:rsidR="4A75D40F" w:rsidRPr="4A75D40F">
              <w:rPr>
                <w:rStyle w:val="Hyperlink"/>
              </w:rPr>
              <w:t>Remove columns from your system view</w:t>
            </w:r>
            <w:r w:rsidR="00D9237A">
              <w:tab/>
            </w:r>
            <w:r w:rsidR="00D9237A">
              <w:fldChar w:fldCharType="begin"/>
            </w:r>
            <w:r w:rsidR="00D9237A">
              <w:instrText>PAGEREF _Toc1056494883 \h</w:instrText>
            </w:r>
            <w:r w:rsidR="00D9237A">
              <w:fldChar w:fldCharType="separate"/>
            </w:r>
            <w:r w:rsidR="4A75D40F" w:rsidRPr="4A75D40F">
              <w:rPr>
                <w:rStyle w:val="Hyperlink"/>
              </w:rPr>
              <w:t>64</w:t>
            </w:r>
            <w:r w:rsidR="00D9237A">
              <w:fldChar w:fldCharType="end"/>
            </w:r>
          </w:hyperlink>
        </w:p>
        <w:p w14:paraId="54381638" w14:textId="377D177D" w:rsidR="00D9237A" w:rsidRDefault="00B17099" w:rsidP="4A75D40F">
          <w:pPr>
            <w:pStyle w:val="TOC3"/>
            <w:tabs>
              <w:tab w:val="right" w:leader="dot" w:pos="9015"/>
            </w:tabs>
            <w:rPr>
              <w:rStyle w:val="Hyperlink"/>
              <w:noProof/>
              <w:lang w:eastAsia="ja-JP"/>
            </w:rPr>
          </w:pPr>
          <w:hyperlink w:anchor="_Toc1519459326">
            <w:r w:rsidR="4A75D40F" w:rsidRPr="4A75D40F">
              <w:rPr>
                <w:rStyle w:val="Hyperlink"/>
              </w:rPr>
              <w:t>Saving your own system view</w:t>
            </w:r>
            <w:r w:rsidR="00D9237A">
              <w:tab/>
            </w:r>
            <w:r w:rsidR="00D9237A">
              <w:fldChar w:fldCharType="begin"/>
            </w:r>
            <w:r w:rsidR="00D9237A">
              <w:instrText>PAGEREF _Toc1519459326 \h</w:instrText>
            </w:r>
            <w:r w:rsidR="00D9237A">
              <w:fldChar w:fldCharType="separate"/>
            </w:r>
            <w:r w:rsidR="4A75D40F" w:rsidRPr="4A75D40F">
              <w:rPr>
                <w:rStyle w:val="Hyperlink"/>
              </w:rPr>
              <w:t>65</w:t>
            </w:r>
            <w:r w:rsidR="00D9237A">
              <w:fldChar w:fldCharType="end"/>
            </w:r>
          </w:hyperlink>
        </w:p>
        <w:p w14:paraId="06B9372B" w14:textId="53A5DFEE" w:rsidR="00D9237A" w:rsidRDefault="00B17099" w:rsidP="4A75D40F">
          <w:pPr>
            <w:pStyle w:val="TOC3"/>
            <w:tabs>
              <w:tab w:val="right" w:leader="dot" w:pos="9015"/>
            </w:tabs>
            <w:rPr>
              <w:rStyle w:val="Hyperlink"/>
              <w:noProof/>
              <w:lang w:eastAsia="ja-JP"/>
            </w:rPr>
          </w:pPr>
          <w:hyperlink w:anchor="_Toc777492411">
            <w:r w:rsidR="4A75D40F" w:rsidRPr="4A75D40F">
              <w:rPr>
                <w:rStyle w:val="Hyperlink"/>
              </w:rPr>
              <w:t>Deleting your own system view</w:t>
            </w:r>
            <w:r w:rsidR="00D9237A">
              <w:tab/>
            </w:r>
            <w:r w:rsidR="00D9237A">
              <w:fldChar w:fldCharType="begin"/>
            </w:r>
            <w:r w:rsidR="00D9237A">
              <w:instrText>PAGEREF _Toc777492411 \h</w:instrText>
            </w:r>
            <w:r w:rsidR="00D9237A">
              <w:fldChar w:fldCharType="separate"/>
            </w:r>
            <w:r w:rsidR="4A75D40F" w:rsidRPr="4A75D40F">
              <w:rPr>
                <w:rStyle w:val="Hyperlink"/>
              </w:rPr>
              <w:t>66</w:t>
            </w:r>
            <w:r w:rsidR="00D9237A">
              <w:fldChar w:fldCharType="end"/>
            </w:r>
          </w:hyperlink>
        </w:p>
        <w:p w14:paraId="0A86116A" w14:textId="10AD006E" w:rsidR="00D9237A" w:rsidRDefault="00B17099" w:rsidP="4A75D40F">
          <w:pPr>
            <w:pStyle w:val="TOC1"/>
            <w:tabs>
              <w:tab w:val="clear" w:pos="9019"/>
              <w:tab w:val="right" w:leader="dot" w:pos="9015"/>
            </w:tabs>
            <w:rPr>
              <w:rStyle w:val="Hyperlink"/>
              <w:lang w:eastAsia="ja-JP"/>
            </w:rPr>
          </w:pPr>
          <w:hyperlink w:anchor="_Toc1805130450">
            <w:r w:rsidR="4A75D40F" w:rsidRPr="4A75D40F">
              <w:rPr>
                <w:rStyle w:val="Hyperlink"/>
              </w:rPr>
              <w:t>Extracting information from the Ukraine data platform to replicate Objective Connect</w:t>
            </w:r>
            <w:r w:rsidR="00D9237A">
              <w:tab/>
            </w:r>
            <w:r w:rsidR="00D9237A">
              <w:fldChar w:fldCharType="begin"/>
            </w:r>
            <w:r w:rsidR="00D9237A">
              <w:instrText>PAGEREF _Toc1805130450 \h</w:instrText>
            </w:r>
            <w:r w:rsidR="00D9237A">
              <w:fldChar w:fldCharType="separate"/>
            </w:r>
            <w:r w:rsidR="4A75D40F" w:rsidRPr="4A75D40F">
              <w:rPr>
                <w:rStyle w:val="Hyperlink"/>
              </w:rPr>
              <w:t>68</w:t>
            </w:r>
            <w:r w:rsidR="00D9237A">
              <w:fldChar w:fldCharType="end"/>
            </w:r>
          </w:hyperlink>
        </w:p>
        <w:p w14:paraId="5456CA1A" w14:textId="1CABFF6D" w:rsidR="00D9237A" w:rsidRDefault="00B17099" w:rsidP="4A75D40F">
          <w:pPr>
            <w:pStyle w:val="TOC1"/>
            <w:tabs>
              <w:tab w:val="clear" w:pos="9019"/>
              <w:tab w:val="right" w:leader="dot" w:pos="9015"/>
            </w:tabs>
            <w:rPr>
              <w:rStyle w:val="Hyperlink"/>
              <w:lang w:eastAsia="ja-JP"/>
            </w:rPr>
          </w:pPr>
          <w:hyperlink w:anchor="_Toc1333766130">
            <w:r w:rsidR="4A75D40F" w:rsidRPr="4A75D40F">
              <w:rPr>
                <w:rStyle w:val="Hyperlink"/>
              </w:rPr>
              <w:t>Escalating any Data platform related issues or functionality requests</w:t>
            </w:r>
            <w:r w:rsidR="00D9237A">
              <w:tab/>
            </w:r>
            <w:r w:rsidR="00D9237A">
              <w:fldChar w:fldCharType="begin"/>
            </w:r>
            <w:r w:rsidR="00D9237A">
              <w:instrText>PAGEREF _Toc1333766130 \h</w:instrText>
            </w:r>
            <w:r w:rsidR="00D9237A">
              <w:fldChar w:fldCharType="separate"/>
            </w:r>
            <w:r w:rsidR="4A75D40F" w:rsidRPr="4A75D40F">
              <w:rPr>
                <w:rStyle w:val="Hyperlink"/>
              </w:rPr>
              <w:t>71</w:t>
            </w:r>
            <w:r w:rsidR="00D9237A">
              <w:fldChar w:fldCharType="end"/>
            </w:r>
          </w:hyperlink>
        </w:p>
        <w:p w14:paraId="209422EF" w14:textId="75F5ABC3" w:rsidR="00D9237A" w:rsidRDefault="00B17099" w:rsidP="4A75D40F">
          <w:pPr>
            <w:pStyle w:val="TOC2"/>
            <w:tabs>
              <w:tab w:val="right" w:leader="dot" w:pos="9015"/>
            </w:tabs>
            <w:rPr>
              <w:rStyle w:val="Hyperlink"/>
              <w:lang w:eastAsia="ja-JP"/>
            </w:rPr>
          </w:pPr>
          <w:hyperlink w:anchor="_Toc132854739">
            <w:r w:rsidR="4A75D40F" w:rsidRPr="4A75D40F">
              <w:rPr>
                <w:rStyle w:val="Hyperlink"/>
              </w:rPr>
              <w:t>How will service incidents relating to the Data Platform be handled?</w:t>
            </w:r>
            <w:r w:rsidR="00D9237A">
              <w:tab/>
            </w:r>
            <w:r w:rsidR="00D9237A">
              <w:fldChar w:fldCharType="begin"/>
            </w:r>
            <w:r w:rsidR="00D9237A">
              <w:instrText>PAGEREF _Toc132854739 \h</w:instrText>
            </w:r>
            <w:r w:rsidR="00D9237A">
              <w:fldChar w:fldCharType="separate"/>
            </w:r>
            <w:r w:rsidR="4A75D40F" w:rsidRPr="4A75D40F">
              <w:rPr>
                <w:rStyle w:val="Hyperlink"/>
              </w:rPr>
              <w:t>72</w:t>
            </w:r>
            <w:r w:rsidR="00D9237A">
              <w:fldChar w:fldCharType="end"/>
            </w:r>
          </w:hyperlink>
        </w:p>
        <w:p w14:paraId="6E0CFC58" w14:textId="4BA293CD" w:rsidR="00D9237A" w:rsidRDefault="00B17099" w:rsidP="4A75D40F">
          <w:pPr>
            <w:pStyle w:val="TOC2"/>
            <w:tabs>
              <w:tab w:val="right" w:leader="dot" w:pos="9015"/>
            </w:tabs>
            <w:rPr>
              <w:rStyle w:val="Hyperlink"/>
              <w:noProof/>
              <w:lang w:eastAsia="ja-JP"/>
            </w:rPr>
          </w:pPr>
          <w:hyperlink w:anchor="_Toc1211393317">
            <w:r w:rsidR="4A75D40F" w:rsidRPr="4A75D40F">
              <w:rPr>
                <w:rStyle w:val="Hyperlink"/>
              </w:rPr>
              <w:t>Homes for Ukraine Data Platform FAQ</w:t>
            </w:r>
            <w:r w:rsidR="00D9237A">
              <w:tab/>
            </w:r>
            <w:r w:rsidR="00D9237A">
              <w:fldChar w:fldCharType="begin"/>
            </w:r>
            <w:r w:rsidR="00D9237A">
              <w:instrText>PAGEREF _Toc1211393317 \h</w:instrText>
            </w:r>
            <w:r w:rsidR="00D9237A">
              <w:fldChar w:fldCharType="separate"/>
            </w:r>
            <w:r w:rsidR="4A75D40F" w:rsidRPr="4A75D40F">
              <w:rPr>
                <w:rStyle w:val="Hyperlink"/>
              </w:rPr>
              <w:t>72</w:t>
            </w:r>
            <w:r w:rsidR="00D9237A">
              <w:fldChar w:fldCharType="end"/>
            </w:r>
          </w:hyperlink>
        </w:p>
        <w:p w14:paraId="0339ADCA" w14:textId="198F4B19" w:rsidR="00D9237A" w:rsidRDefault="00B17099" w:rsidP="4A75D40F">
          <w:pPr>
            <w:pStyle w:val="TOC2"/>
            <w:tabs>
              <w:tab w:val="right" w:leader="dot" w:pos="9015"/>
            </w:tabs>
            <w:rPr>
              <w:rStyle w:val="Hyperlink"/>
              <w:noProof/>
              <w:lang w:eastAsia="ja-JP"/>
            </w:rPr>
          </w:pPr>
          <w:hyperlink w:anchor="_Toc1308417604">
            <w:r w:rsidR="4A75D40F" w:rsidRPr="4A75D40F">
              <w:rPr>
                <w:rStyle w:val="Hyperlink"/>
              </w:rPr>
              <w:t>Contact Details</w:t>
            </w:r>
            <w:r w:rsidR="00D9237A">
              <w:tab/>
            </w:r>
            <w:r w:rsidR="00D9237A">
              <w:fldChar w:fldCharType="begin"/>
            </w:r>
            <w:r w:rsidR="00D9237A">
              <w:instrText>PAGEREF _Toc1308417604 \h</w:instrText>
            </w:r>
            <w:r w:rsidR="00D9237A">
              <w:fldChar w:fldCharType="separate"/>
            </w:r>
            <w:r w:rsidR="4A75D40F" w:rsidRPr="4A75D40F">
              <w:rPr>
                <w:rStyle w:val="Hyperlink"/>
              </w:rPr>
              <w:t>72</w:t>
            </w:r>
            <w:r w:rsidR="00D9237A">
              <w:fldChar w:fldCharType="end"/>
            </w:r>
          </w:hyperlink>
        </w:p>
        <w:p w14:paraId="56CCCE90" w14:textId="5CF0B292" w:rsidR="00D9237A" w:rsidRDefault="00B17099" w:rsidP="4A75D40F">
          <w:pPr>
            <w:pStyle w:val="TOC1"/>
            <w:tabs>
              <w:tab w:val="clear" w:pos="9019"/>
              <w:tab w:val="right" w:leader="dot" w:pos="9015"/>
            </w:tabs>
            <w:rPr>
              <w:rStyle w:val="Hyperlink"/>
              <w:lang w:eastAsia="ja-JP"/>
            </w:rPr>
          </w:pPr>
          <w:hyperlink w:anchor="_Toc690416681">
            <w:r w:rsidR="4A75D40F" w:rsidRPr="4A75D40F">
              <w:rPr>
                <w:rStyle w:val="Hyperlink"/>
              </w:rPr>
              <w:t>Annex 1 - Summary of processes within each Scheme</w:t>
            </w:r>
            <w:r w:rsidR="00D9237A">
              <w:tab/>
            </w:r>
            <w:r w:rsidR="00D9237A">
              <w:fldChar w:fldCharType="begin"/>
            </w:r>
            <w:r w:rsidR="00D9237A">
              <w:instrText>PAGEREF _Toc690416681 \h</w:instrText>
            </w:r>
            <w:r w:rsidR="00D9237A">
              <w:fldChar w:fldCharType="separate"/>
            </w:r>
            <w:r w:rsidR="4A75D40F" w:rsidRPr="4A75D40F">
              <w:rPr>
                <w:rStyle w:val="Hyperlink"/>
              </w:rPr>
              <w:t>72</w:t>
            </w:r>
            <w:r w:rsidR="00D9237A">
              <w:fldChar w:fldCharType="end"/>
            </w:r>
          </w:hyperlink>
        </w:p>
        <w:p w14:paraId="0A1D3C4A" w14:textId="0D4B1E28" w:rsidR="00D9237A" w:rsidRDefault="00B17099" w:rsidP="4A75D40F">
          <w:pPr>
            <w:pStyle w:val="TOC2"/>
            <w:tabs>
              <w:tab w:val="right" w:leader="dot" w:pos="9015"/>
            </w:tabs>
            <w:rPr>
              <w:rStyle w:val="Hyperlink"/>
              <w:lang w:eastAsia="ja-JP"/>
            </w:rPr>
          </w:pPr>
          <w:hyperlink w:anchor="_Toc1431278229">
            <w:r w:rsidR="4A75D40F" w:rsidRPr="4A75D40F">
              <w:rPr>
                <w:rStyle w:val="Hyperlink"/>
              </w:rPr>
              <w:t>Super Sponsor scheme</w:t>
            </w:r>
            <w:r w:rsidR="00D9237A">
              <w:tab/>
            </w:r>
            <w:r w:rsidR="00D9237A">
              <w:fldChar w:fldCharType="begin"/>
            </w:r>
            <w:r w:rsidR="00D9237A">
              <w:instrText>PAGEREF _Toc1431278229 \h</w:instrText>
            </w:r>
            <w:r w:rsidR="00D9237A">
              <w:fldChar w:fldCharType="separate"/>
            </w:r>
            <w:r w:rsidR="4A75D40F" w:rsidRPr="4A75D40F">
              <w:rPr>
                <w:rStyle w:val="Hyperlink"/>
              </w:rPr>
              <w:t>73</w:t>
            </w:r>
            <w:r w:rsidR="00D9237A">
              <w:fldChar w:fldCharType="end"/>
            </w:r>
          </w:hyperlink>
        </w:p>
        <w:p w14:paraId="1E9EA26D" w14:textId="3D2167AA" w:rsidR="00D9237A" w:rsidRDefault="00B17099" w:rsidP="4A75D40F">
          <w:pPr>
            <w:pStyle w:val="TOC3"/>
            <w:tabs>
              <w:tab w:val="right" w:leader="dot" w:pos="9015"/>
            </w:tabs>
            <w:rPr>
              <w:rStyle w:val="Hyperlink"/>
              <w:noProof/>
              <w:lang w:eastAsia="ja-JP"/>
            </w:rPr>
          </w:pPr>
          <w:hyperlink w:anchor="_Toc105946592">
            <w:r w:rsidR="4A75D40F" w:rsidRPr="4A75D40F">
              <w:rPr>
                <w:rStyle w:val="Hyperlink"/>
              </w:rPr>
              <w:t>How the process works - In summary</w:t>
            </w:r>
            <w:r w:rsidR="00D9237A">
              <w:tab/>
            </w:r>
            <w:r w:rsidR="00D9237A">
              <w:fldChar w:fldCharType="begin"/>
            </w:r>
            <w:r w:rsidR="00D9237A">
              <w:instrText>PAGEREF _Toc105946592 \h</w:instrText>
            </w:r>
            <w:r w:rsidR="00D9237A">
              <w:fldChar w:fldCharType="separate"/>
            </w:r>
            <w:r w:rsidR="4A75D40F" w:rsidRPr="4A75D40F">
              <w:rPr>
                <w:rStyle w:val="Hyperlink"/>
              </w:rPr>
              <w:t>74</w:t>
            </w:r>
            <w:r w:rsidR="00D9237A">
              <w:fldChar w:fldCharType="end"/>
            </w:r>
          </w:hyperlink>
        </w:p>
        <w:p w14:paraId="46C9E446" w14:textId="614AA73E" w:rsidR="00D9237A" w:rsidRDefault="00B17099" w:rsidP="4A75D40F">
          <w:pPr>
            <w:pStyle w:val="TOC3"/>
            <w:tabs>
              <w:tab w:val="right" w:leader="dot" w:pos="9015"/>
            </w:tabs>
            <w:rPr>
              <w:rStyle w:val="Hyperlink"/>
              <w:noProof/>
              <w:lang w:eastAsia="ja-JP"/>
            </w:rPr>
          </w:pPr>
          <w:hyperlink w:anchor="_Toc363428411">
            <w:r w:rsidR="4A75D40F" w:rsidRPr="4A75D40F">
              <w:rPr>
                <w:rStyle w:val="Hyperlink"/>
              </w:rPr>
              <w:t>How the process works - In Detail</w:t>
            </w:r>
            <w:r w:rsidR="00D9237A">
              <w:tab/>
            </w:r>
            <w:r w:rsidR="00D9237A">
              <w:fldChar w:fldCharType="begin"/>
            </w:r>
            <w:r w:rsidR="00D9237A">
              <w:instrText>PAGEREF _Toc363428411 \h</w:instrText>
            </w:r>
            <w:r w:rsidR="00D9237A">
              <w:fldChar w:fldCharType="separate"/>
            </w:r>
            <w:r w:rsidR="4A75D40F" w:rsidRPr="4A75D40F">
              <w:rPr>
                <w:rStyle w:val="Hyperlink"/>
              </w:rPr>
              <w:t>75</w:t>
            </w:r>
            <w:r w:rsidR="00D9237A">
              <w:fldChar w:fldCharType="end"/>
            </w:r>
          </w:hyperlink>
        </w:p>
        <w:p w14:paraId="4A471F81" w14:textId="6C2B9C90" w:rsidR="00D9237A" w:rsidRDefault="00B17099" w:rsidP="4A75D40F">
          <w:pPr>
            <w:pStyle w:val="TOC2"/>
            <w:tabs>
              <w:tab w:val="right" w:leader="dot" w:pos="9015"/>
            </w:tabs>
            <w:rPr>
              <w:rStyle w:val="Hyperlink"/>
              <w:noProof/>
              <w:lang w:eastAsia="ja-JP"/>
            </w:rPr>
          </w:pPr>
          <w:hyperlink w:anchor="_Toc200842529">
            <w:r w:rsidR="4A75D40F" w:rsidRPr="4A75D40F">
              <w:rPr>
                <w:rStyle w:val="Hyperlink"/>
              </w:rPr>
              <w:t>Individual Sponsor Scheme (Homes for Ukraine)</w:t>
            </w:r>
            <w:r w:rsidR="00D9237A">
              <w:tab/>
            </w:r>
            <w:r w:rsidR="00D9237A">
              <w:fldChar w:fldCharType="begin"/>
            </w:r>
            <w:r w:rsidR="00D9237A">
              <w:instrText>PAGEREF _Toc200842529 \h</w:instrText>
            </w:r>
            <w:r w:rsidR="00D9237A">
              <w:fldChar w:fldCharType="separate"/>
            </w:r>
            <w:r w:rsidR="4A75D40F" w:rsidRPr="4A75D40F">
              <w:rPr>
                <w:rStyle w:val="Hyperlink"/>
              </w:rPr>
              <w:t>83</w:t>
            </w:r>
            <w:r w:rsidR="00D9237A">
              <w:fldChar w:fldCharType="end"/>
            </w:r>
          </w:hyperlink>
        </w:p>
        <w:p w14:paraId="25907C0B" w14:textId="57A0231C" w:rsidR="00D9237A" w:rsidRDefault="00B17099" w:rsidP="4A75D40F">
          <w:pPr>
            <w:pStyle w:val="TOC2"/>
            <w:tabs>
              <w:tab w:val="right" w:leader="dot" w:pos="9015"/>
            </w:tabs>
            <w:rPr>
              <w:rStyle w:val="Hyperlink"/>
              <w:noProof/>
              <w:lang w:eastAsia="ja-JP"/>
            </w:rPr>
          </w:pPr>
          <w:hyperlink w:anchor="_Toc1481352586">
            <w:r w:rsidR="4A75D40F" w:rsidRPr="4A75D40F">
              <w:rPr>
                <w:rStyle w:val="Hyperlink"/>
              </w:rPr>
              <w:t>Sponsor</w:t>
            </w:r>
            <w:r w:rsidR="00D9237A">
              <w:tab/>
            </w:r>
            <w:r w:rsidR="00D9237A">
              <w:fldChar w:fldCharType="begin"/>
            </w:r>
            <w:r w:rsidR="00D9237A">
              <w:instrText>PAGEREF _Toc1481352586 \h</w:instrText>
            </w:r>
            <w:r w:rsidR="00D9237A">
              <w:fldChar w:fldCharType="separate"/>
            </w:r>
            <w:r w:rsidR="4A75D40F" w:rsidRPr="4A75D40F">
              <w:rPr>
                <w:rStyle w:val="Hyperlink"/>
              </w:rPr>
              <w:t>88</w:t>
            </w:r>
            <w:r w:rsidR="00D9237A">
              <w:fldChar w:fldCharType="end"/>
            </w:r>
          </w:hyperlink>
        </w:p>
        <w:p w14:paraId="32F38637" w14:textId="421401D0" w:rsidR="00D9237A" w:rsidRDefault="00B17099" w:rsidP="4A75D40F">
          <w:pPr>
            <w:pStyle w:val="TOC3"/>
            <w:tabs>
              <w:tab w:val="right" w:leader="dot" w:pos="9015"/>
            </w:tabs>
            <w:rPr>
              <w:rStyle w:val="Hyperlink"/>
              <w:noProof/>
              <w:lang w:eastAsia="ja-JP"/>
            </w:rPr>
          </w:pPr>
          <w:hyperlink w:anchor="_Toc631008662">
            <w:r w:rsidR="4A75D40F" w:rsidRPr="4A75D40F">
              <w:rPr>
                <w:rStyle w:val="Hyperlink"/>
              </w:rPr>
              <w:t>Annex 2 – Status Reasons and Explanations</w:t>
            </w:r>
            <w:r w:rsidR="00D9237A">
              <w:tab/>
            </w:r>
            <w:r w:rsidR="00D9237A">
              <w:fldChar w:fldCharType="begin"/>
            </w:r>
            <w:r w:rsidR="00D9237A">
              <w:instrText>PAGEREF _Toc631008662 \h</w:instrText>
            </w:r>
            <w:r w:rsidR="00D9237A">
              <w:fldChar w:fldCharType="separate"/>
            </w:r>
            <w:r w:rsidR="4A75D40F" w:rsidRPr="4A75D40F">
              <w:rPr>
                <w:rStyle w:val="Hyperlink"/>
              </w:rPr>
              <w:t>92</w:t>
            </w:r>
            <w:r w:rsidR="00D9237A">
              <w:fldChar w:fldCharType="end"/>
            </w:r>
          </w:hyperlink>
        </w:p>
        <w:p w14:paraId="4370CC1D" w14:textId="62751320" w:rsidR="00D9237A" w:rsidRDefault="00B17099" w:rsidP="4A75D40F">
          <w:pPr>
            <w:pStyle w:val="TOC1"/>
            <w:tabs>
              <w:tab w:val="clear" w:pos="9019"/>
              <w:tab w:val="right" w:leader="dot" w:pos="9015"/>
            </w:tabs>
            <w:rPr>
              <w:rStyle w:val="Hyperlink"/>
              <w:lang w:eastAsia="ja-JP"/>
            </w:rPr>
          </w:pPr>
          <w:hyperlink w:anchor="_Toc632620805">
            <w:r w:rsidR="4A75D40F" w:rsidRPr="4A75D40F">
              <w:rPr>
                <w:rStyle w:val="Hyperlink"/>
              </w:rPr>
              <w:t>Annex 3 – Logging incidents and incident categories</w:t>
            </w:r>
            <w:r w:rsidR="00D9237A">
              <w:tab/>
            </w:r>
            <w:r w:rsidR="00D9237A">
              <w:fldChar w:fldCharType="begin"/>
            </w:r>
            <w:r w:rsidR="00D9237A">
              <w:instrText>PAGEREF _Toc632620805 \h</w:instrText>
            </w:r>
            <w:r w:rsidR="00D9237A">
              <w:fldChar w:fldCharType="separate"/>
            </w:r>
            <w:r w:rsidR="4A75D40F" w:rsidRPr="4A75D40F">
              <w:rPr>
                <w:rStyle w:val="Hyperlink"/>
              </w:rPr>
              <w:t>94</w:t>
            </w:r>
            <w:r w:rsidR="00D9237A">
              <w:fldChar w:fldCharType="end"/>
            </w:r>
          </w:hyperlink>
          <w:r w:rsidR="00D9237A">
            <w:fldChar w:fldCharType="end"/>
          </w:r>
        </w:p>
      </w:sdtContent>
    </w:sdt>
    <w:p w14:paraId="6F7078A6" w14:textId="6C34A792" w:rsidR="5DD2F5E6" w:rsidRDefault="5DD2F5E6" w:rsidP="5DD2F5E6">
      <w:pPr>
        <w:pStyle w:val="TOC1"/>
        <w:tabs>
          <w:tab w:val="clear" w:pos="9019"/>
          <w:tab w:val="right" w:leader="dot" w:pos="9015"/>
        </w:tabs>
        <w:rPr>
          <w:rStyle w:val="Hyperlink"/>
        </w:rPr>
      </w:pPr>
    </w:p>
    <w:p w14:paraId="278AE060" w14:textId="7DCE1143" w:rsidR="1ACB620F" w:rsidRDefault="1ACB620F" w:rsidP="1ACB620F">
      <w:pPr>
        <w:pStyle w:val="TOC1"/>
        <w:tabs>
          <w:tab w:val="clear" w:pos="9019"/>
          <w:tab w:val="right" w:leader="dot" w:pos="9015"/>
        </w:tabs>
        <w:rPr>
          <w:rStyle w:val="Hyperlink"/>
        </w:rPr>
      </w:pPr>
    </w:p>
    <w:p w14:paraId="7946C681" w14:textId="20A61B99" w:rsidR="63D7369B" w:rsidRDefault="63D7369B" w:rsidP="63D7369B">
      <w:pPr>
        <w:pStyle w:val="TOC1"/>
        <w:tabs>
          <w:tab w:val="clear" w:pos="9019"/>
          <w:tab w:val="right" w:leader="dot" w:pos="9015"/>
        </w:tabs>
        <w:rPr>
          <w:rStyle w:val="Hyperlink"/>
        </w:rPr>
      </w:pPr>
    </w:p>
    <w:p w14:paraId="625B8DCB" w14:textId="121949D2" w:rsidR="003C2AE0" w:rsidRDefault="003C2AE0" w:rsidP="63D7369B">
      <w:pPr>
        <w:tabs>
          <w:tab w:val="right" w:pos="9025"/>
        </w:tabs>
        <w:spacing w:before="200" w:after="80" w:line="240" w:lineRule="auto"/>
        <w:rPr>
          <w:b/>
          <w:bCs/>
          <w:color w:val="000000"/>
        </w:rPr>
      </w:pPr>
    </w:p>
    <w:p w14:paraId="625B8DCC" w14:textId="77777777" w:rsidR="003C2AE0" w:rsidRDefault="003C2AE0">
      <w:pPr>
        <w:spacing w:line="302" w:lineRule="auto"/>
        <w:rPr>
          <w:sz w:val="32"/>
          <w:szCs w:val="32"/>
        </w:rPr>
      </w:pPr>
    </w:p>
    <w:p w14:paraId="41DE4808" w14:textId="77777777" w:rsidR="003F0A1A" w:rsidRDefault="003F0A1A">
      <w:pPr>
        <w:rPr>
          <w:b/>
          <w:sz w:val="36"/>
          <w:szCs w:val="36"/>
        </w:rPr>
      </w:pPr>
      <w:r>
        <w:br w:type="page"/>
      </w:r>
    </w:p>
    <w:p w14:paraId="4A8A93DF" w14:textId="6177CF3D" w:rsidR="003F0A1A" w:rsidRDefault="003F0A1A" w:rsidP="4A75D40F">
      <w:pPr>
        <w:pStyle w:val="Heading1"/>
        <w:spacing w:after="200"/>
        <w:rPr>
          <w:b w:val="0"/>
        </w:rPr>
      </w:pPr>
      <w:bookmarkStart w:id="1" w:name="_Toc959045508"/>
      <w:r>
        <w:lastRenderedPageBreak/>
        <w:t>Version Control</w:t>
      </w:r>
      <w:bookmarkEnd w:id="1"/>
    </w:p>
    <w:tbl>
      <w:tblPr>
        <w:tblStyle w:val="TableGrid"/>
        <w:tblW w:w="9918" w:type="dxa"/>
        <w:tblLook w:val="04A0" w:firstRow="1" w:lastRow="0" w:firstColumn="1" w:lastColumn="0" w:noHBand="0" w:noVBand="1"/>
      </w:tblPr>
      <w:tblGrid>
        <w:gridCol w:w="1413"/>
        <w:gridCol w:w="1559"/>
        <w:gridCol w:w="6946"/>
      </w:tblGrid>
      <w:tr w:rsidR="00BF71A9" w14:paraId="7F88EC88" w14:textId="77777777" w:rsidTr="500AC275">
        <w:tc>
          <w:tcPr>
            <w:tcW w:w="1413" w:type="dxa"/>
          </w:tcPr>
          <w:p w14:paraId="0255C170" w14:textId="2ACA733A" w:rsidR="00BF71A9" w:rsidRDefault="00BF71A9" w:rsidP="00BF71A9">
            <w:pPr>
              <w:shd w:val="clear" w:color="auto" w:fill="auto"/>
              <w:rPr>
                <w:b/>
                <w:bCs/>
              </w:rPr>
            </w:pPr>
            <w:r>
              <w:rPr>
                <w:b/>
                <w:bCs/>
              </w:rPr>
              <w:t>Version</w:t>
            </w:r>
          </w:p>
        </w:tc>
        <w:tc>
          <w:tcPr>
            <w:tcW w:w="1559" w:type="dxa"/>
          </w:tcPr>
          <w:p w14:paraId="2EEA9079" w14:textId="1FCC797D" w:rsidR="00BF71A9" w:rsidRDefault="00BF71A9" w:rsidP="00BF71A9">
            <w:pPr>
              <w:shd w:val="clear" w:color="auto" w:fill="auto"/>
              <w:rPr>
                <w:b/>
                <w:bCs/>
              </w:rPr>
            </w:pPr>
            <w:r>
              <w:rPr>
                <w:b/>
                <w:bCs/>
              </w:rPr>
              <w:t>Date</w:t>
            </w:r>
          </w:p>
        </w:tc>
        <w:tc>
          <w:tcPr>
            <w:tcW w:w="6946" w:type="dxa"/>
          </w:tcPr>
          <w:p w14:paraId="012FA874" w14:textId="77777777" w:rsidR="00BF71A9" w:rsidRDefault="00BF71A9" w:rsidP="00BF71A9">
            <w:pPr>
              <w:shd w:val="clear" w:color="auto" w:fill="auto"/>
              <w:rPr>
                <w:b/>
                <w:bCs/>
              </w:rPr>
            </w:pPr>
            <w:r>
              <w:rPr>
                <w:b/>
                <w:bCs/>
              </w:rPr>
              <w:t>Key changes</w:t>
            </w:r>
            <w:r w:rsidR="00194F61">
              <w:rPr>
                <w:b/>
                <w:bCs/>
              </w:rPr>
              <w:t xml:space="preserve"> made</w:t>
            </w:r>
          </w:p>
          <w:p w14:paraId="77B540EE" w14:textId="34CB9569" w:rsidR="00DA4269" w:rsidRDefault="00DA4269" w:rsidP="00BF71A9">
            <w:pPr>
              <w:shd w:val="clear" w:color="auto" w:fill="auto"/>
              <w:rPr>
                <w:b/>
                <w:bCs/>
              </w:rPr>
            </w:pPr>
          </w:p>
        </w:tc>
      </w:tr>
      <w:tr w:rsidR="00BF71A9" w:rsidRPr="00DA4269" w14:paraId="4C630A86" w14:textId="77777777" w:rsidTr="500AC275">
        <w:tc>
          <w:tcPr>
            <w:tcW w:w="1413" w:type="dxa"/>
          </w:tcPr>
          <w:p w14:paraId="1DAEB135" w14:textId="67A9EED2" w:rsidR="00BF71A9" w:rsidRPr="00DA4269" w:rsidRDefault="00BF71A9" w:rsidP="00BF71A9">
            <w:pPr>
              <w:shd w:val="clear" w:color="auto" w:fill="auto"/>
            </w:pPr>
            <w:r w:rsidRPr="00DA4269">
              <w:t>V1</w:t>
            </w:r>
          </w:p>
        </w:tc>
        <w:tc>
          <w:tcPr>
            <w:tcW w:w="1559" w:type="dxa"/>
          </w:tcPr>
          <w:p w14:paraId="51D10B34" w14:textId="102858FB" w:rsidR="00BF71A9" w:rsidRPr="00DA4269" w:rsidRDefault="00D34E97" w:rsidP="00BF71A9">
            <w:pPr>
              <w:shd w:val="clear" w:color="auto" w:fill="auto"/>
            </w:pPr>
            <w:r w:rsidRPr="00DA4269">
              <w:t>07/07/2022</w:t>
            </w:r>
          </w:p>
        </w:tc>
        <w:tc>
          <w:tcPr>
            <w:tcW w:w="6946" w:type="dxa"/>
          </w:tcPr>
          <w:p w14:paraId="5BA7B8A2" w14:textId="77777777" w:rsidR="00BF71A9" w:rsidRPr="00DA4269" w:rsidRDefault="00BF71A9" w:rsidP="00BF71A9">
            <w:pPr>
              <w:shd w:val="clear" w:color="auto" w:fill="auto"/>
            </w:pPr>
          </w:p>
        </w:tc>
      </w:tr>
      <w:tr w:rsidR="00D34E97" w:rsidRPr="00DA4269" w14:paraId="25240FB0" w14:textId="77777777" w:rsidTr="500AC275">
        <w:tc>
          <w:tcPr>
            <w:tcW w:w="1413" w:type="dxa"/>
          </w:tcPr>
          <w:p w14:paraId="226DE8B6" w14:textId="434ECAF5" w:rsidR="00D34E97" w:rsidRPr="00DA4269" w:rsidRDefault="00D34E97" w:rsidP="00BF71A9">
            <w:pPr>
              <w:shd w:val="clear" w:color="auto" w:fill="auto"/>
            </w:pPr>
            <w:r w:rsidRPr="00DA4269">
              <w:t>V2</w:t>
            </w:r>
          </w:p>
        </w:tc>
        <w:tc>
          <w:tcPr>
            <w:tcW w:w="1559" w:type="dxa"/>
          </w:tcPr>
          <w:p w14:paraId="6D8542A4" w14:textId="2BCBA63E" w:rsidR="00D34E97" w:rsidRPr="00DA4269" w:rsidRDefault="00D34E97" w:rsidP="00BF71A9">
            <w:pPr>
              <w:shd w:val="clear" w:color="auto" w:fill="auto"/>
            </w:pPr>
            <w:r w:rsidRPr="00DA4269">
              <w:t>20/07/2022</w:t>
            </w:r>
          </w:p>
        </w:tc>
        <w:tc>
          <w:tcPr>
            <w:tcW w:w="6946" w:type="dxa"/>
          </w:tcPr>
          <w:p w14:paraId="63F23CC6" w14:textId="27F976D7" w:rsidR="00D34E97" w:rsidRPr="00DA4269" w:rsidRDefault="00D34E97" w:rsidP="00BF71A9">
            <w:pPr>
              <w:shd w:val="clear" w:color="auto" w:fill="auto"/>
            </w:pPr>
            <w:r w:rsidRPr="00DA4269">
              <w:t xml:space="preserve">Amended </w:t>
            </w:r>
            <w:r w:rsidR="00126473" w:rsidRPr="00DA4269">
              <w:t>error in email address</w:t>
            </w:r>
            <w:r w:rsidR="00A1691D" w:rsidRPr="00DA4269">
              <w:t xml:space="preserve"> in Annex 2</w:t>
            </w:r>
          </w:p>
          <w:p w14:paraId="2C5A7415" w14:textId="2850DE1D" w:rsidR="00126473" w:rsidRPr="00DA4269" w:rsidRDefault="00126473" w:rsidP="00BF71A9">
            <w:pPr>
              <w:shd w:val="clear" w:color="auto" w:fill="auto"/>
            </w:pPr>
          </w:p>
        </w:tc>
      </w:tr>
      <w:tr w:rsidR="00126473" w:rsidRPr="00DA4269" w14:paraId="612EF513" w14:textId="77777777" w:rsidTr="500AC275">
        <w:tc>
          <w:tcPr>
            <w:tcW w:w="1413" w:type="dxa"/>
          </w:tcPr>
          <w:p w14:paraId="663D8EED" w14:textId="0D4C750B" w:rsidR="00126473" w:rsidRPr="00DA4269" w:rsidRDefault="00126473" w:rsidP="00BF71A9">
            <w:pPr>
              <w:shd w:val="clear" w:color="auto" w:fill="auto"/>
            </w:pPr>
            <w:r w:rsidRPr="00DA4269">
              <w:t>V3</w:t>
            </w:r>
          </w:p>
        </w:tc>
        <w:tc>
          <w:tcPr>
            <w:tcW w:w="1559" w:type="dxa"/>
          </w:tcPr>
          <w:p w14:paraId="62A1144E" w14:textId="5CA3419C" w:rsidR="00126473" w:rsidRPr="00DA4269" w:rsidRDefault="00126473" w:rsidP="00BF71A9">
            <w:pPr>
              <w:shd w:val="clear" w:color="auto" w:fill="auto"/>
            </w:pPr>
            <w:r w:rsidRPr="00DA4269">
              <w:t>27/07/2022</w:t>
            </w:r>
          </w:p>
        </w:tc>
        <w:tc>
          <w:tcPr>
            <w:tcW w:w="6946" w:type="dxa"/>
          </w:tcPr>
          <w:p w14:paraId="185CD120" w14:textId="77777777" w:rsidR="006D1A03" w:rsidRPr="00DA4269" w:rsidRDefault="006D1A03" w:rsidP="00A1691D">
            <w:pPr>
              <w:shd w:val="clear" w:color="auto" w:fill="auto"/>
            </w:pPr>
            <w:r w:rsidRPr="00DA4269">
              <w:t>Added:</w:t>
            </w:r>
          </w:p>
          <w:p w14:paraId="60A4B9B6" w14:textId="6D52B0FD" w:rsidR="006D1A03" w:rsidRPr="00DA4269" w:rsidRDefault="00194F61" w:rsidP="00A1691D">
            <w:pPr>
              <w:shd w:val="clear" w:color="auto" w:fill="auto"/>
            </w:pPr>
            <w:r w:rsidRPr="00DA4269">
              <w:t>R</w:t>
            </w:r>
            <w:r w:rsidR="00126473" w:rsidRPr="00DA4269">
              <w:t xml:space="preserve">e-matching process </w:t>
            </w:r>
          </w:p>
          <w:p w14:paraId="188D5049" w14:textId="7B6DC2E5" w:rsidR="00126473" w:rsidRPr="00DA4269" w:rsidRDefault="001351C1" w:rsidP="00A1691D">
            <w:pPr>
              <w:shd w:val="clear" w:color="auto" w:fill="auto"/>
            </w:pPr>
            <w:r>
              <w:t xml:space="preserve">Completion of Annex 1 </w:t>
            </w:r>
            <w:r w:rsidR="000434C7">
              <w:t>(IS</w:t>
            </w:r>
            <w:r>
              <w:t xml:space="preserve"> and Sponsor)</w:t>
            </w:r>
          </w:p>
          <w:p w14:paraId="5894D7FD" w14:textId="695DBD9A" w:rsidR="00194F61" w:rsidRPr="00DA4269" w:rsidRDefault="3A69FAD6" w:rsidP="00BF71A9">
            <w:pPr>
              <w:shd w:val="clear" w:color="auto" w:fill="auto"/>
            </w:pPr>
            <w:r>
              <w:t>Using the Sponsor section</w:t>
            </w:r>
          </w:p>
        </w:tc>
      </w:tr>
      <w:tr w:rsidR="75FD10DA" w14:paraId="77EF016C" w14:textId="77777777" w:rsidTr="500AC275">
        <w:tc>
          <w:tcPr>
            <w:tcW w:w="1413" w:type="dxa"/>
          </w:tcPr>
          <w:p w14:paraId="29A3245A" w14:textId="0B2903E5" w:rsidR="75FD10DA" w:rsidRDefault="75FD10DA" w:rsidP="75FD10DA">
            <w:r>
              <w:t>V4</w:t>
            </w:r>
          </w:p>
        </w:tc>
        <w:tc>
          <w:tcPr>
            <w:tcW w:w="1559" w:type="dxa"/>
          </w:tcPr>
          <w:p w14:paraId="5787C008" w14:textId="3CED9135" w:rsidR="75FD10DA" w:rsidRDefault="75FD10DA" w:rsidP="75FD10DA">
            <w:r>
              <w:t>29/07/2022</w:t>
            </w:r>
          </w:p>
        </w:tc>
        <w:tc>
          <w:tcPr>
            <w:tcW w:w="6946" w:type="dxa"/>
          </w:tcPr>
          <w:p w14:paraId="4968FFF1" w14:textId="0B7F3020" w:rsidR="75FD10DA" w:rsidRDefault="75FD10DA" w:rsidP="75FD10DA">
            <w:r>
              <w:t xml:space="preserve">Edits and clarifications made to the Accessing the Live Data Platform sections. </w:t>
            </w:r>
          </w:p>
        </w:tc>
      </w:tr>
      <w:tr w:rsidR="63D7369B" w14:paraId="78758088" w14:textId="77777777" w:rsidTr="500AC275">
        <w:tc>
          <w:tcPr>
            <w:tcW w:w="1413" w:type="dxa"/>
          </w:tcPr>
          <w:p w14:paraId="6F46C240" w14:textId="2EF37140" w:rsidR="17AA835D" w:rsidRPr="007B3CA4" w:rsidRDefault="17AA835D" w:rsidP="63D7369B">
            <w:r w:rsidRPr="007B3CA4">
              <w:t>V5</w:t>
            </w:r>
          </w:p>
        </w:tc>
        <w:tc>
          <w:tcPr>
            <w:tcW w:w="1559" w:type="dxa"/>
          </w:tcPr>
          <w:p w14:paraId="39131C3A" w14:textId="63245995" w:rsidR="17AA835D" w:rsidRPr="007B3CA4" w:rsidRDefault="17AA835D" w:rsidP="63D7369B">
            <w:r w:rsidRPr="007B3CA4">
              <w:t>23/09/2022</w:t>
            </w:r>
          </w:p>
        </w:tc>
        <w:tc>
          <w:tcPr>
            <w:tcW w:w="6946" w:type="dxa"/>
          </w:tcPr>
          <w:p w14:paraId="7FFF4937" w14:textId="221E53A3" w:rsidR="17AA835D" w:rsidRPr="007B3CA4" w:rsidRDefault="17AA835D" w:rsidP="63D7369B">
            <w:r w:rsidRPr="007B3CA4">
              <w:t xml:space="preserve">Added: </w:t>
            </w:r>
          </w:p>
          <w:p w14:paraId="050CA036" w14:textId="2D6BED3B" w:rsidR="6B5B9466" w:rsidRPr="007B3CA4" w:rsidRDefault="6B5B9466" w:rsidP="63D7369B">
            <w:pPr>
              <w:spacing w:line="276" w:lineRule="auto"/>
            </w:pPr>
            <w:r w:rsidRPr="007B3CA4">
              <w:t>Adding</w:t>
            </w:r>
            <w:r w:rsidR="771223D0" w:rsidRPr="007B3CA4">
              <w:t xml:space="preserve"> a</w:t>
            </w:r>
            <w:r w:rsidRPr="007B3CA4">
              <w:t xml:space="preserve"> complex case </w:t>
            </w:r>
            <w:r w:rsidR="7B32EB55" w:rsidRPr="007B3CA4">
              <w:t>flag</w:t>
            </w:r>
            <w:r w:rsidRPr="007B3CA4">
              <w:t xml:space="preserve">, </w:t>
            </w:r>
            <w:r w:rsidR="7CFBB870" w:rsidRPr="007B3CA4">
              <w:t xml:space="preserve">bulk updates to checks, </w:t>
            </w:r>
            <w:r w:rsidR="17678915" w:rsidRPr="007B3CA4">
              <w:t>extracting information from the Ukraine data platform to replicate Objective Connect</w:t>
            </w:r>
            <w:r w:rsidR="1CD8D75E" w:rsidRPr="007B3CA4">
              <w:t>, Handling Duplicate Applicant Records</w:t>
            </w:r>
            <w:r w:rsidR="37E1E274" w:rsidRPr="007B3CA4">
              <w:t>.</w:t>
            </w:r>
            <w:r w:rsidR="1CD8D75E" w:rsidRPr="007B3CA4">
              <w:t xml:space="preserve">  </w:t>
            </w:r>
          </w:p>
          <w:p w14:paraId="157417D9" w14:textId="6DD59B40" w:rsidR="63D7369B" w:rsidRPr="007B3CA4" w:rsidRDefault="63D7369B" w:rsidP="63D7369B"/>
        </w:tc>
      </w:tr>
      <w:tr w:rsidR="2C71A461" w14:paraId="717E71B2" w14:textId="77777777" w:rsidTr="500AC275">
        <w:tc>
          <w:tcPr>
            <w:tcW w:w="1413" w:type="dxa"/>
          </w:tcPr>
          <w:p w14:paraId="6E465EF3" w14:textId="2407783E" w:rsidR="6E29012B" w:rsidRPr="007B3CA4" w:rsidRDefault="6E29012B" w:rsidP="2C71A461">
            <w:r w:rsidRPr="007B3CA4">
              <w:t>V6</w:t>
            </w:r>
          </w:p>
        </w:tc>
        <w:tc>
          <w:tcPr>
            <w:tcW w:w="1559" w:type="dxa"/>
          </w:tcPr>
          <w:p w14:paraId="58054668" w14:textId="70602D08" w:rsidR="6E29012B" w:rsidRPr="007B3CA4" w:rsidRDefault="6E29012B" w:rsidP="2C71A461">
            <w:r w:rsidRPr="007B3CA4">
              <w:t>21/10/2022</w:t>
            </w:r>
          </w:p>
        </w:tc>
        <w:tc>
          <w:tcPr>
            <w:tcW w:w="6946" w:type="dxa"/>
          </w:tcPr>
          <w:p w14:paraId="6CC89CC9" w14:textId="7742A6F9" w:rsidR="6E29012B" w:rsidRPr="007B3CA4" w:rsidRDefault="6E29012B" w:rsidP="2C71A461">
            <w:r w:rsidRPr="007B3CA4">
              <w:t>Added:</w:t>
            </w:r>
            <w:r w:rsidRPr="007B3CA4">
              <w:br/>
            </w:r>
            <w:r w:rsidR="31A7DA05" w:rsidRPr="007B3CA4">
              <w:t>Search</w:t>
            </w:r>
            <w:r w:rsidR="46247C0B" w:rsidRPr="007B3CA4">
              <w:t>ing</w:t>
            </w:r>
            <w:r w:rsidRPr="007B3CA4">
              <w:t xml:space="preserve"> for records outside a local authority</w:t>
            </w:r>
          </w:p>
        </w:tc>
      </w:tr>
      <w:tr w:rsidR="5DD2F5E6" w14:paraId="50CF1A7D" w14:textId="77777777" w:rsidTr="500AC275">
        <w:tc>
          <w:tcPr>
            <w:tcW w:w="1413" w:type="dxa"/>
          </w:tcPr>
          <w:p w14:paraId="2A21E543" w14:textId="2106BDBB" w:rsidR="351A22A7" w:rsidRPr="007B3CA4" w:rsidRDefault="351A22A7" w:rsidP="5DD2F5E6">
            <w:r w:rsidRPr="007B3CA4">
              <w:t>V7</w:t>
            </w:r>
          </w:p>
        </w:tc>
        <w:tc>
          <w:tcPr>
            <w:tcW w:w="1559" w:type="dxa"/>
          </w:tcPr>
          <w:p w14:paraId="1039A22F" w14:textId="122AD240" w:rsidR="5DD2F5E6" w:rsidRPr="007B3CA4" w:rsidRDefault="007B3CA4" w:rsidP="5DD2F5E6">
            <w:r>
              <w:t>10/11/2022</w:t>
            </w:r>
          </w:p>
        </w:tc>
        <w:tc>
          <w:tcPr>
            <w:tcW w:w="6946" w:type="dxa"/>
          </w:tcPr>
          <w:p w14:paraId="5FE5D64E" w14:textId="6F57364F" w:rsidR="351A22A7" w:rsidRPr="007B3CA4" w:rsidRDefault="02895875" w:rsidP="1ACB620F">
            <w:r w:rsidRPr="007B3CA4">
              <w:t xml:space="preserve">Added: </w:t>
            </w:r>
            <w:r w:rsidR="6D381190" w:rsidRPr="007B3CA4">
              <w:br/>
            </w:r>
            <w:r w:rsidR="5D6C764D" w:rsidRPr="007B3CA4">
              <w:t>D</w:t>
            </w:r>
            <w:r w:rsidR="54163821" w:rsidRPr="007B3CA4">
              <w:t>efinitions of a host and sponsor. Managing repatriation within the system; Recording No-Shows</w:t>
            </w:r>
            <w:r w:rsidR="21883DA8" w:rsidRPr="007B3CA4">
              <w:t>; Using the Health Board Info Tab</w:t>
            </w:r>
            <w:r w:rsidR="67C3DB2F" w:rsidRPr="007B3CA4">
              <w:t>; Using the Journey Tracking table.</w:t>
            </w:r>
            <w:r w:rsidR="1BAFD11C" w:rsidRPr="007B3CA4">
              <w:t xml:space="preserve"> Annex 2 – Status Journey Reasons and Explanations</w:t>
            </w:r>
          </w:p>
          <w:p w14:paraId="713E0FAD" w14:textId="0FFDBB61" w:rsidR="351A22A7" w:rsidRPr="007B3CA4" w:rsidRDefault="2E7EAC9C" w:rsidP="5DD2F5E6">
            <w:r w:rsidRPr="007B3CA4">
              <w:t xml:space="preserve">Updated: </w:t>
            </w:r>
            <w:r w:rsidR="6DF4B846" w:rsidRPr="007B3CA4">
              <w:br/>
            </w:r>
            <w:r w:rsidR="1614BA1B" w:rsidRPr="007B3CA4">
              <w:t xml:space="preserve">Using the </w:t>
            </w:r>
            <w:r w:rsidR="75AACB9F" w:rsidRPr="007B3CA4">
              <w:t>S</w:t>
            </w:r>
            <w:r w:rsidRPr="007B3CA4">
              <w:t>earch function; Navigation Button Change</w:t>
            </w:r>
            <w:r w:rsidR="4EA6C7FF" w:rsidRPr="007B3CA4">
              <w:t xml:space="preserve"> to access the Info and Training Hub</w:t>
            </w:r>
            <w:r w:rsidR="61B5A6E6" w:rsidRPr="007B3CA4">
              <w:t xml:space="preserve">; </w:t>
            </w:r>
            <w:r w:rsidR="0A37BEE8" w:rsidRPr="007B3CA4">
              <w:t>S</w:t>
            </w:r>
            <w:r w:rsidR="61B5A6E6" w:rsidRPr="007B3CA4">
              <w:t>earching for records outside a local authority</w:t>
            </w:r>
            <w:r w:rsidR="3DE10A7B" w:rsidRPr="007B3CA4">
              <w:t>;</w:t>
            </w:r>
            <w:r w:rsidR="23C3CA19" w:rsidRPr="007B3CA4">
              <w:t xml:space="preserve"> </w:t>
            </w:r>
            <w:r w:rsidR="650A0529" w:rsidRPr="007B3CA4">
              <w:t>S</w:t>
            </w:r>
            <w:r w:rsidR="23C3CA19" w:rsidRPr="007B3CA4">
              <w:t xml:space="preserve">creen shots to </w:t>
            </w:r>
            <w:r w:rsidR="6CF52065" w:rsidRPr="007B3CA4">
              <w:t>mirror</w:t>
            </w:r>
            <w:r w:rsidR="23C3CA19" w:rsidRPr="007B3CA4">
              <w:t xml:space="preserve"> changes in</w:t>
            </w:r>
            <w:r w:rsidR="2B1A8B4E" w:rsidRPr="007B3CA4">
              <w:t xml:space="preserve"> the</w:t>
            </w:r>
            <w:r w:rsidR="23C3CA19" w:rsidRPr="007B3CA4">
              <w:t xml:space="preserve"> </w:t>
            </w:r>
            <w:r w:rsidR="6973251C" w:rsidRPr="007B3CA4">
              <w:t>platform.</w:t>
            </w:r>
            <w:r w:rsidR="0E21B275" w:rsidRPr="007B3CA4">
              <w:t xml:space="preserve"> Saving and deleting a System View.</w:t>
            </w:r>
          </w:p>
        </w:tc>
      </w:tr>
      <w:tr w:rsidR="00860B68" w14:paraId="609D3A2E" w14:textId="77777777" w:rsidTr="500AC275">
        <w:tc>
          <w:tcPr>
            <w:tcW w:w="1413" w:type="dxa"/>
          </w:tcPr>
          <w:p w14:paraId="62D6B56E" w14:textId="29A63F69" w:rsidR="00860B68" w:rsidRPr="002E1930" w:rsidRDefault="00860B68" w:rsidP="5DD2F5E6">
            <w:r w:rsidRPr="002E1930">
              <w:t>V8</w:t>
            </w:r>
          </w:p>
        </w:tc>
        <w:tc>
          <w:tcPr>
            <w:tcW w:w="1559" w:type="dxa"/>
          </w:tcPr>
          <w:p w14:paraId="61FB20D7" w14:textId="4B9A8D23" w:rsidR="00860B68" w:rsidRPr="002E1930" w:rsidRDefault="7AB3DCAC" w:rsidP="500AC275">
            <w:pPr>
              <w:spacing w:after="200" w:line="276" w:lineRule="auto"/>
            </w:pPr>
            <w:r w:rsidRPr="002E1930">
              <w:t>14/12/2022</w:t>
            </w:r>
          </w:p>
        </w:tc>
        <w:tc>
          <w:tcPr>
            <w:tcW w:w="6946" w:type="dxa"/>
          </w:tcPr>
          <w:p w14:paraId="373F0921" w14:textId="77777777" w:rsidR="00860B68" w:rsidRPr="002E1930" w:rsidRDefault="00860B68" w:rsidP="1ACB620F">
            <w:r w:rsidRPr="002E1930">
              <w:t>Added: Status Reasons for Sponsor/Host records.</w:t>
            </w:r>
          </w:p>
          <w:p w14:paraId="3E9D071B" w14:textId="36FD8556" w:rsidR="00860B68" w:rsidRPr="002E1930" w:rsidRDefault="0D745BC6" w:rsidP="500AC275">
            <w:r w:rsidRPr="002E1930">
              <w:t>Cross Border Re-assignment – if a person has moved into Wales and we find out retrospectively</w:t>
            </w:r>
          </w:p>
          <w:p w14:paraId="342ADABC" w14:textId="1D710C07" w:rsidR="00860B68" w:rsidRPr="002E1930" w:rsidRDefault="00860B68" w:rsidP="500AC275"/>
          <w:p w14:paraId="2B5E8927" w14:textId="08DFD863" w:rsidR="00860B68" w:rsidRPr="002E1930" w:rsidRDefault="00860B68" w:rsidP="500AC275">
            <w:r w:rsidRPr="002E1930">
              <w:t xml:space="preserve">Updated:  </w:t>
            </w:r>
            <w:r w:rsidR="07D344B2" w:rsidRPr="002E1930">
              <w:t xml:space="preserve">Creating a New Housing Need Record; </w:t>
            </w:r>
            <w:r w:rsidR="22695F0F" w:rsidRPr="002E1930">
              <w:t xml:space="preserve">Re-matching; Re-match within the individual LA boundary; Re-assignment across Local Authority boundaries but wholly within Wales; Cross Border Re- </w:t>
            </w:r>
            <w:proofErr w:type="gramStart"/>
            <w:r w:rsidR="22695F0F" w:rsidRPr="002E1930">
              <w:t>assignment ;</w:t>
            </w:r>
            <w:proofErr w:type="gramEnd"/>
            <w:r w:rsidR="22695F0F" w:rsidRPr="002E1930">
              <w:t xml:space="preserve"> if a person is moving to Wales – advanced notice</w:t>
            </w:r>
          </w:p>
          <w:p w14:paraId="7A27B6D0" w14:textId="16A081FE" w:rsidR="00860B68" w:rsidRPr="002E1930" w:rsidRDefault="00860B68" w:rsidP="500AC275"/>
        </w:tc>
      </w:tr>
    </w:tbl>
    <w:p w14:paraId="5EC924A6" w14:textId="77777777" w:rsidR="00BF71A9" w:rsidRPr="00BF71A9" w:rsidRDefault="00BF71A9" w:rsidP="00BF71A9">
      <w:pPr>
        <w:rPr>
          <w:b/>
          <w:bCs/>
        </w:rPr>
      </w:pPr>
    </w:p>
    <w:p w14:paraId="163EF3F4" w14:textId="505A5AAB" w:rsidR="1323C19A" w:rsidRDefault="1323C19A">
      <w:r>
        <w:br w:type="page"/>
      </w:r>
    </w:p>
    <w:p w14:paraId="625B8DCD" w14:textId="02DF0C0F" w:rsidR="003C2AE0" w:rsidRDefault="00C15C95">
      <w:pPr>
        <w:pStyle w:val="Heading1"/>
        <w:pageBreakBefore/>
        <w:spacing w:after="200"/>
      </w:pPr>
      <w:bookmarkStart w:id="2" w:name="_Toc99102903"/>
      <w:r>
        <w:lastRenderedPageBreak/>
        <w:t>The Homes for Ukraine Data Platform (</w:t>
      </w:r>
      <w:proofErr w:type="spellStart"/>
      <w:r>
        <w:t>HfU</w:t>
      </w:r>
      <w:proofErr w:type="spellEnd"/>
      <w:r>
        <w:t xml:space="preserve">) </w:t>
      </w:r>
      <w:bookmarkEnd w:id="2"/>
    </w:p>
    <w:p w14:paraId="625B8DCE" w14:textId="77777777" w:rsidR="003C2AE0" w:rsidRDefault="00C15C95">
      <w:r>
        <w:t xml:space="preserve">Prior to the development of the </w:t>
      </w:r>
      <w:proofErr w:type="spellStart"/>
      <w:r>
        <w:t>HfU</w:t>
      </w:r>
      <w:proofErr w:type="spellEnd"/>
      <w:r>
        <w:t xml:space="preserve"> data platform, there was no single source of truth or way of viewing the full journey progress (via Super Sponsor or Individual Sponsor Schemes) of people from Ukraine seeking sanctuary in Wales. The Data Platform facilitates secure access to an up to date, single source of data to those providing support to Ukrainian citizens coming into Wales.</w:t>
      </w:r>
    </w:p>
    <w:p w14:paraId="625B8DCF" w14:textId="77777777" w:rsidR="003C2AE0" w:rsidRDefault="00C15C95">
      <w:r>
        <w:t>It will help provide an overview of all those entering Wales so that we can easily monitor and support individuals, as well as enable accurate reporting to Welsh Ministers and UK Government.</w:t>
      </w:r>
    </w:p>
    <w:p w14:paraId="625B8DD0" w14:textId="77777777" w:rsidR="003C2AE0" w:rsidRDefault="00C15C95">
      <w:r>
        <w:t>We believe this will bring about the following benefits:</w:t>
      </w:r>
    </w:p>
    <w:p w14:paraId="625B8DD1" w14:textId="77777777" w:rsidR="003C2AE0" w:rsidRDefault="00C15C95" w:rsidP="00E850EF">
      <w:pPr>
        <w:numPr>
          <w:ilvl w:val="0"/>
          <w:numId w:val="47"/>
        </w:numPr>
        <w:ind w:hanging="360"/>
      </w:pPr>
      <w:r>
        <w:rPr>
          <w:b/>
        </w:rPr>
        <w:t>Centralised and simplified data</w:t>
      </w:r>
      <w:r>
        <w:t xml:space="preserve">: we can gather information on all Ukrainians coming into Wales, using a common set of journey status codes to ensure that we all have the right information at the right time to support them through their journey, and improve information available to staff involved in this work. </w:t>
      </w:r>
    </w:p>
    <w:p w14:paraId="625B8DD2" w14:textId="77777777" w:rsidR="003C2AE0" w:rsidRDefault="00C15C95" w:rsidP="00E850EF">
      <w:pPr>
        <w:numPr>
          <w:ilvl w:val="0"/>
          <w:numId w:val="47"/>
        </w:numPr>
        <w:ind w:hanging="360"/>
      </w:pPr>
      <w:r>
        <w:rPr>
          <w:b/>
        </w:rPr>
        <w:t>Safe and secure</w:t>
      </w:r>
      <w:r>
        <w:t xml:space="preserve">: information can be split down by LA, so an individuals’ data and case notes can be controlled by LAs and transferred if they move from one LA to another. </w:t>
      </w:r>
    </w:p>
    <w:p w14:paraId="625B8DD3" w14:textId="77777777" w:rsidR="003C2AE0" w:rsidRDefault="00C15C95" w:rsidP="00E850EF">
      <w:pPr>
        <w:numPr>
          <w:ilvl w:val="0"/>
          <w:numId w:val="47"/>
        </w:numPr>
        <w:ind w:hanging="360"/>
      </w:pPr>
      <w:r>
        <w:rPr>
          <w:b/>
        </w:rPr>
        <w:t>Cross-agency</w:t>
      </w:r>
      <w:r>
        <w:t xml:space="preserve">: Each touchpoint to support those in need is recorded. This aids decision making and service/support allocation locally and at Health Board level.  </w:t>
      </w:r>
    </w:p>
    <w:p w14:paraId="625B8DD4" w14:textId="77777777" w:rsidR="003C2AE0" w:rsidRDefault="00C15C95" w:rsidP="00E850EF">
      <w:pPr>
        <w:numPr>
          <w:ilvl w:val="0"/>
          <w:numId w:val="47"/>
        </w:numPr>
        <w:ind w:hanging="360"/>
      </w:pPr>
      <w:r>
        <w:rPr>
          <w:b/>
        </w:rPr>
        <w:t>Ease of Reporting</w:t>
      </w:r>
      <w:r>
        <w:t xml:space="preserve">: the requirement to report to receive the appropriate funding streams will be much easier with less effort for Local Authorities as Welsh Government will be able to run reports at a national level instead.  </w:t>
      </w:r>
    </w:p>
    <w:p w14:paraId="625B8DD5" w14:textId="77777777" w:rsidR="003C2AE0" w:rsidRDefault="00C15C95">
      <w:r>
        <w:t xml:space="preserve">This training guide will assist all users requiring access to the data platform, to be able to navigate and update the platform.  As future iterations of the data platform are released, this guide will continue to be updated and shared.  They will include individuals accessing the system from: </w:t>
      </w:r>
    </w:p>
    <w:p w14:paraId="625B8DD6" w14:textId="77777777" w:rsidR="003C2AE0" w:rsidRDefault="00C15C95" w:rsidP="00E850EF">
      <w:pPr>
        <w:numPr>
          <w:ilvl w:val="0"/>
          <w:numId w:val="24"/>
        </w:numPr>
        <w:ind w:hanging="360"/>
      </w:pPr>
      <w:r>
        <w:t xml:space="preserve">Welsh Government </w:t>
      </w:r>
    </w:p>
    <w:p w14:paraId="625B8DD7" w14:textId="77777777" w:rsidR="003C2AE0" w:rsidRDefault="00C15C95" w:rsidP="00E850EF">
      <w:pPr>
        <w:numPr>
          <w:ilvl w:val="0"/>
          <w:numId w:val="24"/>
        </w:numPr>
        <w:ind w:hanging="360"/>
      </w:pPr>
      <w:r>
        <w:t xml:space="preserve">Digital Health and Care Wales </w:t>
      </w:r>
    </w:p>
    <w:p w14:paraId="625B8DD8" w14:textId="77777777" w:rsidR="003C2AE0" w:rsidRDefault="00C15C95" w:rsidP="00E850EF">
      <w:pPr>
        <w:numPr>
          <w:ilvl w:val="0"/>
          <w:numId w:val="24"/>
        </w:numPr>
        <w:ind w:hanging="360"/>
      </w:pPr>
      <w:r>
        <w:t xml:space="preserve">Contact Centre (hosted by Cardiff Local Authority) </w:t>
      </w:r>
    </w:p>
    <w:p w14:paraId="625B8DD9" w14:textId="77777777" w:rsidR="003C2AE0" w:rsidRDefault="00C15C95" w:rsidP="00E850EF">
      <w:pPr>
        <w:numPr>
          <w:ilvl w:val="0"/>
          <w:numId w:val="24"/>
        </w:numPr>
        <w:ind w:hanging="360"/>
      </w:pPr>
      <w:r>
        <w:t xml:space="preserve">Local Authorities in Wales (including LA staff working in Welcome Centres) </w:t>
      </w:r>
    </w:p>
    <w:p w14:paraId="625B8DDA" w14:textId="77777777" w:rsidR="003C2AE0" w:rsidRDefault="00C15C95" w:rsidP="00E850EF">
      <w:pPr>
        <w:numPr>
          <w:ilvl w:val="0"/>
          <w:numId w:val="23"/>
        </w:numPr>
        <w:ind w:hanging="360"/>
      </w:pPr>
      <w:r>
        <w:t xml:space="preserve">Local Health Boards in Wales </w:t>
      </w:r>
    </w:p>
    <w:p w14:paraId="625B8DDB" w14:textId="77777777" w:rsidR="003C2AE0" w:rsidRDefault="003C2AE0"/>
    <w:p w14:paraId="625B8DDC" w14:textId="77777777" w:rsidR="003C2AE0" w:rsidRDefault="00C15C95">
      <w:pPr>
        <w:pStyle w:val="Heading2"/>
        <w:spacing w:line="270" w:lineRule="auto"/>
      </w:pPr>
      <w:bookmarkStart w:id="3" w:name="_Toc339898795"/>
      <w:r>
        <w:lastRenderedPageBreak/>
        <w:t xml:space="preserve">Data Statement </w:t>
      </w:r>
      <w:bookmarkEnd w:id="3"/>
    </w:p>
    <w:p w14:paraId="625B8DDD" w14:textId="77777777" w:rsidR="003C2AE0" w:rsidRDefault="00C15C95">
      <w:r>
        <w:t xml:space="preserve">The Ukraine Data Platform has been developed by the Welsh Government to support the delivery of services to Ukrainian citizens and sponsors resident in Wales under the Welsh Government super-sponsorship, and Homes for Ukraine individual sponsorship schemes only. The data platform contains personal identifiable data. Data disclosure agreements are in place and are regularly reviewed.   </w:t>
      </w:r>
    </w:p>
    <w:p w14:paraId="625B8DDE" w14:textId="77777777" w:rsidR="003C2AE0" w:rsidRDefault="00C15C95">
      <w:r>
        <w:t xml:space="preserve">The Welsh Government, local authorities and NHS health boards are all independent data controllers for the data they will access through the platform. Cardiff Council, in its role as the Contact Centre, operates as a Processor under the Welsh Government's instruction. </w:t>
      </w:r>
    </w:p>
    <w:p w14:paraId="625B8DDF" w14:textId="77777777" w:rsidR="003C2AE0" w:rsidRDefault="00C15C95">
      <w:r>
        <w:t xml:space="preserve">By accessing the data platform, you are confirming that you have a valid business reason to access the data and that it will only be used for the agreed purposes.  </w:t>
      </w:r>
    </w:p>
    <w:p w14:paraId="625B8DE0" w14:textId="77777777" w:rsidR="003C2AE0" w:rsidRDefault="00C15C95">
      <w:r>
        <w:t xml:space="preserve"> </w:t>
      </w:r>
    </w:p>
    <w:p w14:paraId="625B8DE1" w14:textId="77777777" w:rsidR="003C2AE0" w:rsidRDefault="00C15C95">
      <w:pPr>
        <w:pStyle w:val="Heading1"/>
        <w:spacing w:after="200"/>
      </w:pPr>
      <w:bookmarkStart w:id="4" w:name="_Toc549834960"/>
      <w:r>
        <w:t>Summary of roles</w:t>
      </w:r>
      <w:bookmarkEnd w:id="4"/>
    </w:p>
    <w:p w14:paraId="625B8DE2" w14:textId="77777777" w:rsidR="003C2AE0" w:rsidRDefault="00C15C95">
      <w:pPr>
        <w:spacing w:line="291" w:lineRule="auto"/>
        <w:rPr>
          <w:b/>
        </w:rPr>
      </w:pPr>
      <w:r>
        <w:rPr>
          <w:b/>
        </w:rPr>
        <w:t xml:space="preserve">Welsh Government </w:t>
      </w:r>
    </w:p>
    <w:p w14:paraId="625B8DE3" w14:textId="77777777" w:rsidR="003C2AE0" w:rsidRDefault="00C15C95">
      <w:r>
        <w:t xml:space="preserve">The Welsh Government has multiple responsibilities: </w:t>
      </w:r>
    </w:p>
    <w:p w14:paraId="625B8DE4" w14:textId="77777777" w:rsidR="003C2AE0" w:rsidRDefault="00C15C95" w:rsidP="00E850EF">
      <w:pPr>
        <w:numPr>
          <w:ilvl w:val="0"/>
          <w:numId w:val="13"/>
        </w:numPr>
        <w:ind w:hanging="360"/>
      </w:pPr>
      <w:r>
        <w:t xml:space="preserve">Defining the policies that support the Homes for Ukraine scheme in Wales. </w:t>
      </w:r>
    </w:p>
    <w:p w14:paraId="625B8DE5" w14:textId="77777777" w:rsidR="003C2AE0" w:rsidRDefault="00C15C95" w:rsidP="00E850EF">
      <w:pPr>
        <w:numPr>
          <w:ilvl w:val="0"/>
          <w:numId w:val="13"/>
        </w:numPr>
        <w:ind w:hanging="360"/>
      </w:pPr>
      <w:r>
        <w:t xml:space="preserve">Receiving and processing the UK Gov data onto platform. </w:t>
      </w:r>
    </w:p>
    <w:p w14:paraId="625B8DE6" w14:textId="77777777" w:rsidR="003C2AE0" w:rsidRDefault="00C15C95" w:rsidP="00E850EF">
      <w:pPr>
        <w:numPr>
          <w:ilvl w:val="0"/>
          <w:numId w:val="13"/>
        </w:numPr>
        <w:ind w:hanging="360"/>
      </w:pPr>
      <w:r>
        <w:t xml:space="preserve">Producing the reports and statistics required by Senedd ministers and UK Government. </w:t>
      </w:r>
    </w:p>
    <w:p w14:paraId="625B8DE7" w14:textId="5CCDCFE0" w:rsidR="003C2AE0" w:rsidRDefault="00C15C95" w:rsidP="00E850EF">
      <w:pPr>
        <w:numPr>
          <w:ilvl w:val="0"/>
          <w:numId w:val="13"/>
        </w:numPr>
        <w:ind w:hanging="360"/>
      </w:pPr>
      <w:r>
        <w:t>All system security matters</w:t>
      </w:r>
      <w:r w:rsidR="00803FC7">
        <w:t>.</w:t>
      </w:r>
      <w:r>
        <w:t xml:space="preserve"> </w:t>
      </w:r>
    </w:p>
    <w:p w14:paraId="625B8DE8" w14:textId="77777777" w:rsidR="003C2AE0" w:rsidRDefault="00C15C95" w:rsidP="00E850EF">
      <w:pPr>
        <w:numPr>
          <w:ilvl w:val="0"/>
          <w:numId w:val="13"/>
        </w:numPr>
        <w:ind w:hanging="360"/>
      </w:pPr>
      <w:r>
        <w:t xml:space="preserve">Developing the platform, to help with workload processing.  </w:t>
      </w:r>
    </w:p>
    <w:p w14:paraId="625B8DE9" w14:textId="5EACADDF" w:rsidR="003C2AE0" w:rsidRDefault="00C15C95">
      <w:r>
        <w:t>In terms of the platform the Welsh Government are the product and service owners</w:t>
      </w:r>
      <w:r w:rsidR="00803FC7">
        <w:t>.</w:t>
      </w:r>
      <w:r>
        <w:t xml:space="preserve"> </w:t>
      </w:r>
    </w:p>
    <w:p w14:paraId="625B8DEA" w14:textId="77777777" w:rsidR="003C2AE0" w:rsidRDefault="00C15C95">
      <w:pPr>
        <w:spacing w:line="291" w:lineRule="auto"/>
      </w:pPr>
      <w:r>
        <w:t xml:space="preserve"> </w:t>
      </w:r>
    </w:p>
    <w:p w14:paraId="625B8DEB" w14:textId="77777777" w:rsidR="003C2AE0" w:rsidRDefault="00C15C95">
      <w:pPr>
        <w:spacing w:line="291" w:lineRule="auto"/>
        <w:rPr>
          <w:b/>
        </w:rPr>
      </w:pPr>
      <w:r>
        <w:rPr>
          <w:b/>
        </w:rPr>
        <w:t xml:space="preserve">Local Authorities </w:t>
      </w:r>
    </w:p>
    <w:p w14:paraId="625B8DEC" w14:textId="77777777" w:rsidR="003C2AE0" w:rsidRDefault="00C15C95">
      <w:r>
        <w:t xml:space="preserve">Numerous local authority services will be required by individuals and groups that have travelled from Ukraine, including housing provision (where an individual has arrived through the Super Sponsor Scheme) and facilitating conversations between hosts and those looking for accommodation and checks of accommodation (through Individual Sponsor Scheme). They also provide access to statutory services such as education and social services. The system will facilitate improved data sharing </w:t>
      </w:r>
      <w:r>
        <w:lastRenderedPageBreak/>
        <w:t xml:space="preserve">between approved organisations to ensure individuals receive the services and housing that meet their needs.  </w:t>
      </w:r>
    </w:p>
    <w:p w14:paraId="625B8DED" w14:textId="77777777" w:rsidR="003C2AE0" w:rsidRDefault="00C15C95">
      <w:pPr>
        <w:spacing w:line="291" w:lineRule="auto"/>
      </w:pPr>
      <w:r>
        <w:t xml:space="preserve"> </w:t>
      </w:r>
    </w:p>
    <w:p w14:paraId="625B8DEE" w14:textId="77777777" w:rsidR="003C2AE0" w:rsidRDefault="00C15C95">
      <w:pPr>
        <w:spacing w:line="291" w:lineRule="auto"/>
        <w:rPr>
          <w:b/>
        </w:rPr>
      </w:pPr>
      <w:r>
        <w:rPr>
          <w:b/>
        </w:rPr>
        <w:t>Contact Centres</w:t>
      </w:r>
    </w:p>
    <w:p w14:paraId="625B8DEF" w14:textId="77777777" w:rsidR="003C2AE0" w:rsidRDefault="00C15C95">
      <w:r>
        <w:t xml:space="preserve">Operating from Cardiff Council, but providing a service to the whole of Wales, a team of 70+ staff are responsible for initiating travel of Ukrainians to Wales. They prepare households for their journey, capture individual needs, capture housing need, </w:t>
      </w:r>
      <w:r>
        <w:rPr>
          <w:highlight w:val="white"/>
        </w:rPr>
        <w:t>allocate them a space at a Welcome Centre,</w:t>
      </w:r>
      <w:r>
        <w:t xml:space="preserve"> track them in transit and coordinate transport to welcome centres where they are supported by local authority staff. They have access to the data of all applicants until they arrive at the Welcome Centre.  The Contact Centre do not liaise or input data for anyone coming through the individual route. </w:t>
      </w:r>
    </w:p>
    <w:p w14:paraId="625B8DF0" w14:textId="77777777" w:rsidR="003C2AE0" w:rsidRDefault="00C15C95">
      <w:pPr>
        <w:spacing w:line="291" w:lineRule="auto"/>
      </w:pPr>
      <w:r>
        <w:t xml:space="preserve"> </w:t>
      </w:r>
    </w:p>
    <w:p w14:paraId="625B8DF1" w14:textId="77777777" w:rsidR="003C2AE0" w:rsidRDefault="00C15C95">
      <w:pPr>
        <w:spacing w:line="291" w:lineRule="auto"/>
        <w:rPr>
          <w:b/>
        </w:rPr>
      </w:pPr>
      <w:r>
        <w:rPr>
          <w:b/>
        </w:rPr>
        <w:t xml:space="preserve">Arrival Hubs </w:t>
      </w:r>
    </w:p>
    <w:p w14:paraId="625B8DF2" w14:textId="77777777" w:rsidR="003C2AE0" w:rsidRDefault="00C15C95">
      <w:r>
        <w:t xml:space="preserve">Under the Super Sponsor scheme, Arrival Hubs liaise with the Contact Centre to ensure Ukrainians travelling to Welcome Centres are guided to their onward transport. In Wales, the arrival hubs are Holyhead and Pembroke Dock Ports, Cardiff Airport and Wrexham and Cardiff Central stations.  </w:t>
      </w:r>
    </w:p>
    <w:p w14:paraId="625B8DF3" w14:textId="77777777" w:rsidR="003C2AE0" w:rsidRDefault="00C15C95">
      <w:pPr>
        <w:spacing w:line="291" w:lineRule="auto"/>
      </w:pPr>
      <w:r>
        <w:t xml:space="preserve"> </w:t>
      </w:r>
    </w:p>
    <w:p w14:paraId="625B8DF4" w14:textId="77777777" w:rsidR="003C2AE0" w:rsidRDefault="00C15C95">
      <w:pPr>
        <w:spacing w:line="291" w:lineRule="auto"/>
        <w:rPr>
          <w:b/>
        </w:rPr>
      </w:pPr>
      <w:r>
        <w:rPr>
          <w:b/>
        </w:rPr>
        <w:t xml:space="preserve">Welcome Centres  </w:t>
      </w:r>
    </w:p>
    <w:p w14:paraId="625B8DF5" w14:textId="77777777" w:rsidR="003C2AE0" w:rsidRDefault="00C15C95">
      <w:r>
        <w:t xml:space="preserve">Operated mainly by local authorities with support from local providers (hoteliers/third sector organisations), these centres provide temporary accommodation to new arrivals through the Super Sponsor Scheme and connection with any support they require to access medical care, </w:t>
      </w:r>
      <w:proofErr w:type="gramStart"/>
      <w:r>
        <w:t>education</w:t>
      </w:r>
      <w:proofErr w:type="gramEnd"/>
      <w:r>
        <w:t xml:space="preserve"> and financial assistance. The Welcome Centres also coordinate the transfer of new arrivals when suitable permanent accommodation is found.  Welcome Centres do not house individuals that have arrived through the Individual Sponsor Route. </w:t>
      </w:r>
    </w:p>
    <w:p w14:paraId="625B8DF6" w14:textId="77777777" w:rsidR="003C2AE0" w:rsidRDefault="00C15C95">
      <w:r>
        <w:t xml:space="preserve"> </w:t>
      </w:r>
    </w:p>
    <w:p w14:paraId="625B8DF7" w14:textId="77777777" w:rsidR="003C2AE0" w:rsidRDefault="00C15C95">
      <w:pPr>
        <w:spacing w:line="291" w:lineRule="auto"/>
        <w:rPr>
          <w:b/>
        </w:rPr>
      </w:pPr>
      <w:r>
        <w:rPr>
          <w:b/>
        </w:rPr>
        <w:t xml:space="preserve">Local Health Boards </w:t>
      </w:r>
    </w:p>
    <w:p w14:paraId="625B8DF8" w14:textId="77777777" w:rsidR="003C2AE0" w:rsidRDefault="00C15C95">
      <w:pPr>
        <w:rPr>
          <w:sz w:val="36"/>
          <w:szCs w:val="36"/>
        </w:rPr>
      </w:pPr>
      <w:r>
        <w:t>Operating through Public Health Wales and the Local Authorities, the Local Health Boards provide medical support for those arriving from the Ukraine. In some cases, the NHS will be in contact with applicants and/or medical staff before the person arrives in the UK to ensure the right level of support and care is in-place for their arrival.</w:t>
      </w:r>
      <w:r w:rsidRPr="75FD10DA">
        <w:rPr>
          <w:sz w:val="36"/>
          <w:szCs w:val="36"/>
        </w:rPr>
        <w:t xml:space="preserve"> </w:t>
      </w:r>
    </w:p>
    <w:p w14:paraId="2D9112DC" w14:textId="48A41F47" w:rsidR="75FD10DA" w:rsidRDefault="75FD10DA" w:rsidP="75FD10DA">
      <w:pPr>
        <w:rPr>
          <w:color w:val="000000" w:themeColor="text1"/>
          <w:sz w:val="36"/>
          <w:szCs w:val="36"/>
        </w:rPr>
      </w:pPr>
      <w:r w:rsidRPr="75FD10DA">
        <w:rPr>
          <w:b/>
          <w:bCs/>
          <w:color w:val="000000" w:themeColor="text1"/>
          <w:sz w:val="36"/>
          <w:szCs w:val="36"/>
        </w:rPr>
        <w:lastRenderedPageBreak/>
        <w:t>Accessing the Live Data Platform </w:t>
      </w:r>
    </w:p>
    <w:p w14:paraId="0ECC0D8C" w14:textId="4F75C9BB" w:rsidR="75FD10DA" w:rsidRDefault="75FD10DA" w:rsidP="75FD10DA">
      <w:pPr>
        <w:spacing w:after="0" w:line="240" w:lineRule="auto"/>
        <w:rPr>
          <w:color w:val="000000" w:themeColor="text1"/>
          <w:sz w:val="32"/>
          <w:szCs w:val="32"/>
        </w:rPr>
      </w:pPr>
      <w:r w:rsidRPr="75FD10DA">
        <w:rPr>
          <w:color w:val="000000" w:themeColor="text1"/>
          <w:sz w:val="32"/>
          <w:szCs w:val="32"/>
          <w:u w:val="single"/>
        </w:rPr>
        <w:t>Registering for an account </w:t>
      </w:r>
    </w:p>
    <w:p w14:paraId="1AC9E749" w14:textId="2A3B974D" w:rsidR="75FD10DA" w:rsidRDefault="75FD10DA" w:rsidP="75FD10DA">
      <w:pPr>
        <w:spacing w:after="0" w:line="240" w:lineRule="auto"/>
        <w:ind w:left="131"/>
        <w:rPr>
          <w:color w:val="000000" w:themeColor="text1"/>
        </w:rPr>
      </w:pPr>
      <w:r w:rsidRPr="75FD10DA">
        <w:rPr>
          <w:color w:val="000000" w:themeColor="text1"/>
        </w:rPr>
        <w:t xml:space="preserve">Before you can access the </w:t>
      </w:r>
      <w:proofErr w:type="spellStart"/>
      <w:r w:rsidRPr="75FD10DA">
        <w:rPr>
          <w:color w:val="000000" w:themeColor="text1"/>
        </w:rPr>
        <w:t>HfU</w:t>
      </w:r>
      <w:proofErr w:type="spellEnd"/>
      <w:r w:rsidRPr="75FD10DA">
        <w:rPr>
          <w:color w:val="000000" w:themeColor="text1"/>
        </w:rPr>
        <w:t xml:space="preserve"> Data Platform, you need to have registered for access.  </w:t>
      </w:r>
    </w:p>
    <w:p w14:paraId="02B172F8" w14:textId="3D4363B1" w:rsidR="75FD10DA" w:rsidRDefault="75FD10DA" w:rsidP="75FD10DA">
      <w:pPr>
        <w:spacing w:line="240" w:lineRule="auto"/>
        <w:ind w:left="131"/>
        <w:rPr>
          <w:color w:val="000000" w:themeColor="text1"/>
        </w:rPr>
      </w:pPr>
      <w:r w:rsidRPr="75FD10DA">
        <w:rPr>
          <w:color w:val="000000" w:themeColor="text1"/>
        </w:rPr>
        <w:t>To register for an account: </w:t>
      </w:r>
    </w:p>
    <w:p w14:paraId="288CBA68" w14:textId="2A55A887" w:rsidR="75FD10DA" w:rsidRDefault="75FD10DA" w:rsidP="00E850EF">
      <w:pPr>
        <w:pStyle w:val="ListParagraph"/>
        <w:numPr>
          <w:ilvl w:val="0"/>
          <w:numId w:val="11"/>
        </w:numPr>
        <w:spacing w:after="160" w:line="240" w:lineRule="auto"/>
        <w:rPr>
          <w:color w:val="000000" w:themeColor="text1"/>
        </w:rPr>
      </w:pPr>
      <w:r w:rsidRPr="75FD10DA">
        <w:rPr>
          <w:color w:val="000000" w:themeColor="text1"/>
        </w:rPr>
        <w:t>Contact your local Ukraine Data Platform Data Champion with details of your Microsoft 365 account. </w:t>
      </w:r>
    </w:p>
    <w:p w14:paraId="154F7EB3" w14:textId="22BD889A" w:rsidR="75FD10DA" w:rsidRDefault="75FD10DA" w:rsidP="00E850EF">
      <w:pPr>
        <w:pStyle w:val="ListParagraph"/>
        <w:numPr>
          <w:ilvl w:val="0"/>
          <w:numId w:val="11"/>
        </w:numPr>
        <w:spacing w:after="160" w:line="240" w:lineRule="auto"/>
        <w:rPr>
          <w:color w:val="000000" w:themeColor="text1"/>
          <w:lang w:val="en-US"/>
        </w:rPr>
      </w:pPr>
      <w:r w:rsidRPr="75FD10DA">
        <w:rPr>
          <w:color w:val="000000" w:themeColor="text1"/>
        </w:rPr>
        <w:t>Your Data Champion will consider your request and if approved, will request an account be set up for you using your Microsoft 365 account details.</w:t>
      </w:r>
    </w:p>
    <w:p w14:paraId="7C573545" w14:textId="1E875D30" w:rsidR="75FD10DA" w:rsidRDefault="75FD10DA" w:rsidP="00E850EF">
      <w:pPr>
        <w:pStyle w:val="ListParagraph"/>
        <w:numPr>
          <w:ilvl w:val="0"/>
          <w:numId w:val="11"/>
        </w:numPr>
        <w:spacing w:after="160" w:line="240" w:lineRule="auto"/>
        <w:rPr>
          <w:color w:val="000000" w:themeColor="text1"/>
          <w:lang w:val="en-US"/>
        </w:rPr>
      </w:pPr>
      <w:r w:rsidRPr="75FD10DA">
        <w:rPr>
          <w:color w:val="000000" w:themeColor="text1"/>
        </w:rPr>
        <w:t xml:space="preserve">Once your account has been set up, you will receive a notification from the Welsh Government that your account is ready to be accessed. </w:t>
      </w:r>
    </w:p>
    <w:p w14:paraId="622B30A3" w14:textId="1299C127" w:rsidR="75FD10DA" w:rsidRDefault="75FD10DA" w:rsidP="75FD10DA">
      <w:pPr>
        <w:spacing w:after="0" w:line="240" w:lineRule="auto"/>
        <w:rPr>
          <w:color w:val="000000" w:themeColor="text1"/>
        </w:rPr>
      </w:pPr>
      <w:r w:rsidRPr="75FD10DA">
        <w:rPr>
          <w:color w:val="000000" w:themeColor="text1"/>
        </w:rPr>
        <w:t>If you are unsure whether you have an account set up, please check with your Local Data Champion before trying to access the system. </w:t>
      </w:r>
    </w:p>
    <w:p w14:paraId="7523E721" w14:textId="0A631709" w:rsidR="75FD10DA" w:rsidRDefault="75FD10DA" w:rsidP="75FD10DA">
      <w:pPr>
        <w:spacing w:after="0" w:line="240" w:lineRule="auto"/>
        <w:ind w:left="131"/>
        <w:rPr>
          <w:rFonts w:ascii="Times New Roman" w:eastAsia="Times New Roman" w:hAnsi="Times New Roman" w:cs="Times New Roman"/>
          <w:color w:val="000000" w:themeColor="text1"/>
        </w:rPr>
      </w:pPr>
    </w:p>
    <w:p w14:paraId="47467CEE" w14:textId="0C724B07" w:rsidR="75FD10DA" w:rsidRDefault="75FD10DA" w:rsidP="75FD10DA">
      <w:pPr>
        <w:spacing w:line="240" w:lineRule="auto"/>
        <w:ind w:left="131"/>
        <w:rPr>
          <w:color w:val="000000" w:themeColor="text1"/>
        </w:rPr>
      </w:pPr>
      <w:r w:rsidRPr="75FD10DA">
        <w:rPr>
          <w:b/>
          <w:bCs/>
          <w:color w:val="000000" w:themeColor="text1"/>
        </w:rPr>
        <w:t>Please Note</w:t>
      </w:r>
      <w:r w:rsidRPr="75FD10DA">
        <w:rPr>
          <w:color w:val="000000" w:themeColor="text1"/>
        </w:rPr>
        <w:t>: </w:t>
      </w:r>
    </w:p>
    <w:p w14:paraId="67F116D9" w14:textId="496846F0" w:rsidR="75FD10DA" w:rsidRDefault="75FD10DA" w:rsidP="00E850EF">
      <w:pPr>
        <w:pStyle w:val="ListParagraph"/>
        <w:numPr>
          <w:ilvl w:val="0"/>
          <w:numId w:val="10"/>
        </w:numPr>
        <w:spacing w:after="0" w:line="240" w:lineRule="auto"/>
        <w:rPr>
          <w:color w:val="000000" w:themeColor="text1"/>
        </w:rPr>
      </w:pPr>
      <w:r w:rsidRPr="75FD10DA">
        <w:rPr>
          <w:color w:val="000000" w:themeColor="text1"/>
        </w:rPr>
        <w:t>The Welsh Government will only accept requests for new accounts that come via your Data Champion</w:t>
      </w:r>
    </w:p>
    <w:p w14:paraId="23C044E9" w14:textId="0B4EA863" w:rsidR="75FD10DA" w:rsidRDefault="75FD10DA" w:rsidP="75FD10DA">
      <w:pPr>
        <w:spacing w:after="0" w:line="240" w:lineRule="auto"/>
        <w:ind w:left="131"/>
        <w:rPr>
          <w:color w:val="000000" w:themeColor="text1"/>
        </w:rPr>
      </w:pPr>
    </w:p>
    <w:p w14:paraId="481B8915" w14:textId="5A41F074" w:rsidR="75FD10DA" w:rsidRDefault="75FD10DA" w:rsidP="00E850EF">
      <w:pPr>
        <w:pStyle w:val="ListParagraph"/>
        <w:numPr>
          <w:ilvl w:val="0"/>
          <w:numId w:val="10"/>
        </w:numPr>
        <w:spacing w:after="0" w:line="240" w:lineRule="auto"/>
        <w:rPr>
          <w:color w:val="000000" w:themeColor="text1"/>
          <w:lang w:val="en-US"/>
        </w:rPr>
      </w:pPr>
      <w:r w:rsidRPr="75FD10DA">
        <w:rPr>
          <w:color w:val="000000" w:themeColor="text1"/>
        </w:rPr>
        <w:t xml:space="preserve">You </w:t>
      </w:r>
      <w:r w:rsidRPr="75FD10DA">
        <w:rPr>
          <w:b/>
          <w:bCs/>
          <w:color w:val="000000" w:themeColor="text1"/>
        </w:rPr>
        <w:t xml:space="preserve">will not </w:t>
      </w:r>
      <w:r w:rsidRPr="75FD10DA">
        <w:rPr>
          <w:color w:val="000000" w:themeColor="text1"/>
        </w:rPr>
        <w:t xml:space="preserve">receive a username and password – please follow the instructions below to access the system for the first time. </w:t>
      </w:r>
    </w:p>
    <w:p w14:paraId="19933405" w14:textId="307BB15A" w:rsidR="75FD10DA" w:rsidRDefault="75FD10DA" w:rsidP="75FD10DA">
      <w:pPr>
        <w:spacing w:after="0" w:line="240" w:lineRule="auto"/>
        <w:ind w:left="131"/>
        <w:rPr>
          <w:color w:val="000000" w:themeColor="text1"/>
          <w:sz w:val="32"/>
          <w:szCs w:val="32"/>
        </w:rPr>
      </w:pPr>
      <w:r>
        <w:br/>
      </w:r>
      <w:r w:rsidRPr="75FD10DA">
        <w:rPr>
          <w:color w:val="000000" w:themeColor="text1"/>
          <w:sz w:val="32"/>
          <w:szCs w:val="32"/>
          <w:u w:val="single"/>
        </w:rPr>
        <w:t xml:space="preserve">Accessing the Live System for the first time </w:t>
      </w:r>
    </w:p>
    <w:p w14:paraId="493F98EA" w14:textId="4F2E1E0D" w:rsidR="75FD10DA" w:rsidRDefault="75FD10DA" w:rsidP="75FD10DA">
      <w:pPr>
        <w:spacing w:line="240" w:lineRule="auto"/>
        <w:ind w:left="131"/>
        <w:rPr>
          <w:color w:val="000000" w:themeColor="text1"/>
        </w:rPr>
      </w:pPr>
      <w:r w:rsidRPr="75FD10DA">
        <w:rPr>
          <w:color w:val="000000" w:themeColor="text1"/>
        </w:rPr>
        <w:t>You can access the Live system using the following information </w:t>
      </w:r>
    </w:p>
    <w:p w14:paraId="0328F3C5" w14:textId="201579AC" w:rsidR="75FD10DA" w:rsidRDefault="75FD10DA" w:rsidP="00E850EF">
      <w:pPr>
        <w:pStyle w:val="ListParagraph"/>
        <w:numPr>
          <w:ilvl w:val="0"/>
          <w:numId w:val="9"/>
        </w:numPr>
        <w:spacing w:after="0" w:line="240" w:lineRule="auto"/>
        <w:rPr>
          <w:color w:val="000000" w:themeColor="text1"/>
        </w:rPr>
      </w:pPr>
      <w:r w:rsidRPr="75FD10DA">
        <w:rPr>
          <w:color w:val="000000" w:themeColor="text1"/>
        </w:rPr>
        <w:t xml:space="preserve">Open a browser and paste the following URL into the address bar and click return: </w:t>
      </w:r>
      <w:hyperlink r:id="rId9">
        <w:r w:rsidRPr="75FD10DA">
          <w:rPr>
            <w:rStyle w:val="Hyperlink"/>
            <w:sz w:val="22"/>
            <w:szCs w:val="22"/>
          </w:rPr>
          <w:t>https://homesforukrainedataplatform.crm11.dynamics.com/</w:t>
        </w:r>
      </w:hyperlink>
    </w:p>
    <w:p w14:paraId="70CEB5D8" w14:textId="0C0F87D9" w:rsidR="75FD10DA" w:rsidRDefault="75FD10DA" w:rsidP="00E850EF">
      <w:pPr>
        <w:pStyle w:val="ListParagraph"/>
        <w:numPr>
          <w:ilvl w:val="0"/>
          <w:numId w:val="9"/>
        </w:numPr>
        <w:spacing w:after="0" w:line="240" w:lineRule="auto"/>
        <w:rPr>
          <w:color w:val="000000" w:themeColor="text1"/>
        </w:rPr>
      </w:pPr>
      <w:r w:rsidRPr="75FD10DA">
        <w:rPr>
          <w:color w:val="000000" w:themeColor="text1"/>
        </w:rPr>
        <w:t xml:space="preserve">You will be asked to log in with your Microsoft 365 account details </w:t>
      </w:r>
    </w:p>
    <w:p w14:paraId="1B42A311" w14:textId="66241B82" w:rsidR="75FD10DA" w:rsidRDefault="75FD10DA" w:rsidP="00E850EF">
      <w:pPr>
        <w:pStyle w:val="ListParagraph"/>
        <w:numPr>
          <w:ilvl w:val="0"/>
          <w:numId w:val="9"/>
        </w:numPr>
        <w:spacing w:after="0" w:line="240" w:lineRule="auto"/>
        <w:rPr>
          <w:color w:val="000000" w:themeColor="text1"/>
        </w:rPr>
      </w:pPr>
      <w:r w:rsidRPr="75FD10DA">
        <w:rPr>
          <w:color w:val="000000" w:themeColor="text1"/>
        </w:rPr>
        <w:t>Once prompted you will need to use Microsoft Authenticate to verify you as a user. If you are not currently using Microsoft Authenticate, please see below for further information on downloading and using the application. </w:t>
      </w:r>
    </w:p>
    <w:p w14:paraId="61BF3261" w14:textId="60E0CD03" w:rsidR="75FD10DA" w:rsidRDefault="75FD10DA" w:rsidP="00E850EF">
      <w:pPr>
        <w:pStyle w:val="ListParagraph"/>
        <w:numPr>
          <w:ilvl w:val="0"/>
          <w:numId w:val="9"/>
        </w:numPr>
        <w:spacing w:line="240" w:lineRule="auto"/>
        <w:rPr>
          <w:color w:val="000000" w:themeColor="text1"/>
        </w:rPr>
      </w:pPr>
      <w:r w:rsidRPr="75FD10DA">
        <w:rPr>
          <w:color w:val="000000" w:themeColor="text1"/>
        </w:rPr>
        <w:t>When the Platform opens, a Home Screen may appear. Select ‘Homes for Ukraine’ app. </w:t>
      </w:r>
    </w:p>
    <w:p w14:paraId="11A6BA39" w14:textId="5915C4DC" w:rsidR="75FD10DA" w:rsidRDefault="75FD10DA" w:rsidP="75FD10DA">
      <w:pPr>
        <w:spacing w:after="0" w:line="240" w:lineRule="auto"/>
        <w:rPr>
          <w:color w:val="000000" w:themeColor="text1"/>
        </w:rPr>
      </w:pPr>
      <w:r w:rsidRPr="75FD10DA">
        <w:rPr>
          <w:color w:val="000000" w:themeColor="text1"/>
        </w:rPr>
        <w:t>If you experience problems logging in, please refer to Annex 2 (Logging Incidents).</w:t>
      </w:r>
    </w:p>
    <w:p w14:paraId="0357FC81" w14:textId="24C3F865" w:rsidR="75FD10DA" w:rsidRDefault="75FD10DA" w:rsidP="75FD10DA">
      <w:pPr>
        <w:spacing w:after="0" w:line="240" w:lineRule="auto"/>
        <w:ind w:left="131"/>
        <w:rPr>
          <w:color w:val="000000" w:themeColor="text1"/>
        </w:rPr>
      </w:pPr>
      <w:r w:rsidRPr="75FD10DA">
        <w:rPr>
          <w:color w:val="000000" w:themeColor="text1"/>
        </w:rPr>
        <w:t> </w:t>
      </w:r>
    </w:p>
    <w:p w14:paraId="1E390298" w14:textId="48CFF36C" w:rsidR="75FD10DA" w:rsidRDefault="75FD10DA" w:rsidP="75FD10DA">
      <w:pPr>
        <w:spacing w:after="0" w:line="240" w:lineRule="auto"/>
        <w:ind w:left="131"/>
        <w:rPr>
          <w:color w:val="000000" w:themeColor="text1"/>
        </w:rPr>
      </w:pPr>
      <w:r w:rsidRPr="75FD10DA">
        <w:rPr>
          <w:b/>
          <w:bCs/>
          <w:color w:val="000000" w:themeColor="text1"/>
        </w:rPr>
        <w:t>Important</w:t>
      </w:r>
      <w:r w:rsidRPr="75FD10DA">
        <w:rPr>
          <w:color w:val="000000" w:themeColor="text1"/>
        </w:rPr>
        <w:t>: </w:t>
      </w:r>
    </w:p>
    <w:p w14:paraId="4D91C7D7" w14:textId="2A6B2B0A" w:rsidR="75FD10DA" w:rsidRPr="00E45B99" w:rsidRDefault="3A65388B" w:rsidP="00E850EF">
      <w:pPr>
        <w:pStyle w:val="ListParagraph"/>
        <w:numPr>
          <w:ilvl w:val="0"/>
          <w:numId w:val="89"/>
        </w:numPr>
        <w:spacing w:after="0" w:line="240" w:lineRule="auto"/>
        <w:rPr>
          <w:color w:val="000000" w:themeColor="text1"/>
        </w:rPr>
      </w:pPr>
      <w:r w:rsidRPr="00E45B99">
        <w:rPr>
          <w:color w:val="000000" w:themeColor="text1"/>
        </w:rPr>
        <w:t>Do not share your login details to the system or authenticate another user on their behalf.  </w:t>
      </w:r>
      <w:r w:rsidR="190B3242" w:rsidRPr="00E45B99">
        <w:rPr>
          <w:color w:val="000000" w:themeColor="text1"/>
        </w:rPr>
        <w:t xml:space="preserve"> </w:t>
      </w:r>
    </w:p>
    <w:p w14:paraId="5B2EC21F" w14:textId="37B5B61F" w:rsidR="75FD10DA" w:rsidRPr="00E45B99" w:rsidRDefault="3A65388B" w:rsidP="00E850EF">
      <w:pPr>
        <w:pStyle w:val="ListParagraph"/>
        <w:numPr>
          <w:ilvl w:val="0"/>
          <w:numId w:val="89"/>
        </w:numPr>
        <w:spacing w:after="0" w:line="240" w:lineRule="auto"/>
      </w:pPr>
      <w:r w:rsidRPr="00E45B99">
        <w:rPr>
          <w:color w:val="000000" w:themeColor="text1"/>
        </w:rPr>
        <w:t xml:space="preserve">Do not use the live system to deliver any training.  Training should be done in the </w:t>
      </w:r>
      <w:r w:rsidR="5B0B0956" w:rsidRPr="00E45B99">
        <w:rPr>
          <w:color w:val="000000" w:themeColor="text1"/>
        </w:rPr>
        <w:t>Test</w:t>
      </w:r>
      <w:r w:rsidRPr="00E45B99">
        <w:rPr>
          <w:color w:val="000000" w:themeColor="text1"/>
        </w:rPr>
        <w:t xml:space="preserve"> System </w:t>
      </w:r>
      <w:hyperlink r:id="rId10">
        <w:r w:rsidR="6BE83A16" w:rsidRPr="00E45B99">
          <w:rPr>
            <w:rStyle w:val="Hyperlink"/>
            <w:lang w:val=""/>
          </w:rPr>
          <w:t>https://org616cc293.crm11.dynamics.com/</w:t>
        </w:r>
      </w:hyperlink>
    </w:p>
    <w:p w14:paraId="56CA09C3" w14:textId="45D0F48B" w:rsidR="75FD10DA" w:rsidRPr="00E45B99" w:rsidRDefault="75FD10DA" w:rsidP="00E850EF">
      <w:pPr>
        <w:pStyle w:val="ListParagraph"/>
        <w:numPr>
          <w:ilvl w:val="0"/>
          <w:numId w:val="89"/>
        </w:numPr>
        <w:spacing w:after="240" w:line="240" w:lineRule="auto"/>
        <w:rPr>
          <w:color w:val="000000" w:themeColor="text1"/>
        </w:rPr>
      </w:pPr>
      <w:r w:rsidRPr="00E45B99">
        <w:rPr>
          <w:color w:val="000000" w:themeColor="text1"/>
        </w:rPr>
        <w:t>To help differentiate between the Live (Prod) and Dev systems, the banners are different colours. </w:t>
      </w:r>
    </w:p>
    <w:p w14:paraId="225EDD84" w14:textId="11458107" w:rsidR="75FD10DA" w:rsidRDefault="75FD10DA" w:rsidP="1ACB620F">
      <w:pPr>
        <w:spacing w:before="240" w:after="0" w:line="240" w:lineRule="auto"/>
        <w:ind w:left="720"/>
        <w:rPr>
          <w:color w:val="000000" w:themeColor="text1"/>
        </w:rPr>
      </w:pPr>
      <w:r w:rsidRPr="7B64999A">
        <w:rPr>
          <w:color w:val="000000" w:themeColor="text1"/>
        </w:rPr>
        <w:t xml:space="preserve">Live Platform - </w:t>
      </w:r>
      <w:r w:rsidR="54FEBCB5" w:rsidRPr="7B64999A">
        <w:rPr>
          <w:color w:val="000000" w:themeColor="text1"/>
        </w:rPr>
        <w:t>Purple</w:t>
      </w:r>
    </w:p>
    <w:p w14:paraId="5E49A0AF" w14:textId="28CEE4AC" w:rsidR="0319FEE8" w:rsidRDefault="0319FEE8" w:rsidP="1ACB620F">
      <w:pPr>
        <w:spacing w:after="240" w:line="240" w:lineRule="auto"/>
        <w:ind w:left="720"/>
        <w:rPr>
          <w:color w:val="000000" w:themeColor="text1"/>
        </w:rPr>
      </w:pPr>
      <w:r w:rsidRPr="7B64999A">
        <w:rPr>
          <w:color w:val="000000" w:themeColor="text1"/>
        </w:rPr>
        <w:t xml:space="preserve">Test </w:t>
      </w:r>
      <w:r w:rsidR="57EA761A" w:rsidRPr="7B64999A">
        <w:rPr>
          <w:color w:val="000000" w:themeColor="text1"/>
        </w:rPr>
        <w:t>Platform</w:t>
      </w:r>
      <w:r w:rsidRPr="7B64999A">
        <w:rPr>
          <w:color w:val="000000" w:themeColor="text1"/>
        </w:rPr>
        <w:t xml:space="preserve"> - Orange</w:t>
      </w:r>
    </w:p>
    <w:p w14:paraId="687938B8" w14:textId="7DC6FE83" w:rsidR="75FD10DA" w:rsidRDefault="75FD10DA" w:rsidP="75FD10DA">
      <w:pPr>
        <w:spacing w:after="0" w:line="240" w:lineRule="auto"/>
        <w:ind w:left="131"/>
        <w:rPr>
          <w:color w:val="000000" w:themeColor="text1"/>
          <w:sz w:val="32"/>
          <w:szCs w:val="32"/>
        </w:rPr>
      </w:pPr>
      <w:r w:rsidRPr="75FD10DA">
        <w:rPr>
          <w:color w:val="000000" w:themeColor="text1"/>
          <w:sz w:val="32"/>
          <w:szCs w:val="32"/>
          <w:u w:val="single"/>
        </w:rPr>
        <w:lastRenderedPageBreak/>
        <w:t>Using Multi-Factor Authentication (MFA)</w:t>
      </w:r>
    </w:p>
    <w:p w14:paraId="5BAF3E49" w14:textId="1F575965" w:rsidR="75FD10DA" w:rsidRDefault="75FD10DA" w:rsidP="75FD10DA">
      <w:pPr>
        <w:spacing w:after="0" w:line="240" w:lineRule="auto"/>
        <w:ind w:left="131"/>
        <w:rPr>
          <w:color w:val="000000" w:themeColor="text1"/>
        </w:rPr>
      </w:pPr>
      <w:r w:rsidRPr="75FD10DA">
        <w:rPr>
          <w:color w:val="000000" w:themeColor="text1"/>
        </w:rPr>
        <w:t>Multi-factor authentication is a process in which users are prompted for an additional form of identification during sign-in. The additional form of identification is usually a code or biometric login through their mobile phone.  </w:t>
      </w:r>
    </w:p>
    <w:p w14:paraId="72657334" w14:textId="44B992CB" w:rsidR="75FD10DA" w:rsidRDefault="75FD10DA" w:rsidP="75FD10DA">
      <w:pPr>
        <w:spacing w:after="0" w:line="240" w:lineRule="auto"/>
        <w:ind w:left="131"/>
        <w:rPr>
          <w:color w:val="000000" w:themeColor="text1"/>
        </w:rPr>
      </w:pPr>
    </w:p>
    <w:p w14:paraId="41800D58" w14:textId="2D16604E" w:rsidR="75FD10DA" w:rsidRDefault="75FD10DA" w:rsidP="75FD10DA">
      <w:pPr>
        <w:spacing w:after="0" w:line="240" w:lineRule="auto"/>
        <w:ind w:left="131"/>
        <w:rPr>
          <w:color w:val="000000" w:themeColor="text1"/>
        </w:rPr>
      </w:pPr>
      <w:r w:rsidRPr="75FD10DA">
        <w:rPr>
          <w:color w:val="000000" w:themeColor="text1"/>
        </w:rPr>
        <w:t>A second form of identification makes it harder for attackers to obtain or duplicate your log in details. It is therefore mandatory that MFA is used to access the platform.  You can use either a personal phone, work phone or tablet to authenticate your access to the data platform.   </w:t>
      </w:r>
    </w:p>
    <w:p w14:paraId="28A5481E" w14:textId="33F66472" w:rsidR="75FD10DA" w:rsidRDefault="75FD10DA" w:rsidP="75FD10DA">
      <w:pPr>
        <w:spacing w:line="240" w:lineRule="auto"/>
        <w:ind w:left="131"/>
        <w:rPr>
          <w:color w:val="000000" w:themeColor="text1"/>
        </w:rPr>
      </w:pPr>
    </w:p>
    <w:p w14:paraId="10847C24" w14:textId="3119179A" w:rsidR="75FD10DA" w:rsidRDefault="75FD10DA" w:rsidP="75FD10DA">
      <w:pPr>
        <w:spacing w:line="240" w:lineRule="auto"/>
        <w:ind w:left="131"/>
        <w:rPr>
          <w:color w:val="000000" w:themeColor="text1"/>
        </w:rPr>
      </w:pPr>
      <w:r w:rsidRPr="75FD10DA">
        <w:rPr>
          <w:color w:val="000000" w:themeColor="text1"/>
        </w:rPr>
        <w:t>You can do this in two ways:   </w:t>
      </w:r>
    </w:p>
    <w:p w14:paraId="60C1C93E" w14:textId="12668FE8" w:rsidR="75FD10DA" w:rsidRDefault="75FD10DA" w:rsidP="00E850EF">
      <w:pPr>
        <w:pStyle w:val="ListParagraph"/>
        <w:numPr>
          <w:ilvl w:val="0"/>
          <w:numId w:val="8"/>
        </w:numPr>
        <w:spacing w:after="0" w:line="240" w:lineRule="auto"/>
        <w:rPr>
          <w:color w:val="000000" w:themeColor="text1"/>
          <w:sz w:val="18"/>
          <w:szCs w:val="18"/>
        </w:rPr>
      </w:pPr>
      <w:r w:rsidRPr="75FD10DA">
        <w:rPr>
          <w:b/>
          <w:bCs/>
          <w:color w:val="000000" w:themeColor="text1"/>
        </w:rPr>
        <w:t>Download the Microsoft Authenticator app</w:t>
      </w:r>
      <w:r w:rsidRPr="75FD10DA">
        <w:rPr>
          <w:color w:val="000000" w:themeColor="text1"/>
        </w:rPr>
        <w:t>. The app plays no other role on your phone than helping you log into the platform when you require access.</w:t>
      </w:r>
      <w:hyperlink r:id="rId11">
        <w:r w:rsidRPr="75FD10DA">
          <w:rPr>
            <w:rStyle w:val="Hyperlink"/>
          </w:rPr>
          <w:t xml:space="preserve"> Click here to find our detailed instructions on how to use the Microsoft Authenticator app to access the Homes for Ukraine data platform.</w:t>
        </w:r>
      </w:hyperlink>
    </w:p>
    <w:p w14:paraId="2D75A790" w14:textId="05A95644" w:rsidR="75FD10DA" w:rsidRDefault="75FD10DA" w:rsidP="75FD10DA">
      <w:pPr>
        <w:spacing w:after="0" w:line="240" w:lineRule="auto"/>
        <w:ind w:left="131"/>
        <w:rPr>
          <w:color w:val="000000" w:themeColor="text1"/>
          <w:sz w:val="18"/>
          <w:szCs w:val="18"/>
          <w:lang w:val="en-US"/>
        </w:rPr>
      </w:pPr>
    </w:p>
    <w:p w14:paraId="2AE2FD85" w14:textId="1219AEE2" w:rsidR="75FD10DA" w:rsidRDefault="75FD10DA" w:rsidP="00E850EF">
      <w:pPr>
        <w:pStyle w:val="ListParagraph"/>
        <w:numPr>
          <w:ilvl w:val="0"/>
          <w:numId w:val="8"/>
        </w:numPr>
        <w:spacing w:after="0" w:line="240" w:lineRule="auto"/>
        <w:rPr>
          <w:color w:val="000000" w:themeColor="text1"/>
          <w:sz w:val="18"/>
          <w:szCs w:val="18"/>
          <w:lang w:val="en-US"/>
        </w:rPr>
      </w:pPr>
      <w:r w:rsidRPr="75FD10DA">
        <w:rPr>
          <w:b/>
          <w:bCs/>
          <w:color w:val="000000" w:themeColor="text1"/>
        </w:rPr>
        <w:t>Use Microsoft Authenticator to request a code</w:t>
      </w:r>
      <w:r w:rsidRPr="75FD10DA">
        <w:rPr>
          <w:color w:val="000000" w:themeColor="text1"/>
        </w:rPr>
        <w:t xml:space="preserve"> sent by SMS text message to your phone. If you prefer this method,</w:t>
      </w:r>
      <w:hyperlink r:id="rId12">
        <w:r w:rsidRPr="75FD10DA">
          <w:rPr>
            <w:rStyle w:val="Hyperlink"/>
          </w:rPr>
          <w:t xml:space="preserve"> click here to follow the alternative guide to use Microsoft Authenticate SMS text message to authenticate your access.</w:t>
        </w:r>
      </w:hyperlink>
    </w:p>
    <w:p w14:paraId="131E71DC" w14:textId="096BE753" w:rsidR="75FD10DA" w:rsidRDefault="75FD10DA" w:rsidP="75FD10DA">
      <w:pPr>
        <w:spacing w:after="0" w:line="240" w:lineRule="auto"/>
        <w:ind w:left="131"/>
        <w:rPr>
          <w:color w:val="000000" w:themeColor="text1"/>
          <w:sz w:val="18"/>
          <w:szCs w:val="18"/>
          <w:lang w:val="en-US"/>
        </w:rPr>
      </w:pPr>
    </w:p>
    <w:p w14:paraId="13A21904" w14:textId="64FFFFE1" w:rsidR="75FD10DA" w:rsidRDefault="75FD10DA" w:rsidP="75FD10DA">
      <w:pPr>
        <w:spacing w:after="0" w:line="240" w:lineRule="auto"/>
        <w:ind w:left="131"/>
        <w:rPr>
          <w:color w:val="000000" w:themeColor="text1"/>
          <w:sz w:val="18"/>
          <w:szCs w:val="18"/>
          <w:lang w:val="en-US"/>
        </w:rPr>
      </w:pPr>
    </w:p>
    <w:p w14:paraId="625B8E16" w14:textId="77777777" w:rsidR="003C2AE0" w:rsidRDefault="00C15C95">
      <w:pPr>
        <w:pStyle w:val="Heading1"/>
        <w:pageBreakBefore/>
        <w:spacing w:after="200"/>
      </w:pPr>
      <w:bookmarkStart w:id="5" w:name="_Toc678050787"/>
      <w:r>
        <w:lastRenderedPageBreak/>
        <w:t xml:space="preserve">Overview of the system windows, </w:t>
      </w:r>
      <w:proofErr w:type="gramStart"/>
      <w:r>
        <w:t>tabs</w:t>
      </w:r>
      <w:proofErr w:type="gramEnd"/>
      <w:r>
        <w:t xml:space="preserve"> and navigation</w:t>
      </w:r>
      <w:bookmarkEnd w:id="5"/>
    </w:p>
    <w:p w14:paraId="625B8E17" w14:textId="77777777" w:rsidR="003C2AE0" w:rsidRDefault="00C15C95">
      <w:pPr>
        <w:pStyle w:val="Heading2"/>
        <w:spacing w:line="291" w:lineRule="auto"/>
      </w:pPr>
      <w:bookmarkStart w:id="6" w:name="_Toc689349808"/>
      <w:r>
        <w:t>Key things to remember</w:t>
      </w:r>
      <w:bookmarkEnd w:id="6"/>
    </w:p>
    <w:p w14:paraId="625B8E18" w14:textId="77777777" w:rsidR="003C2AE0" w:rsidRDefault="00C15C95" w:rsidP="00E850EF">
      <w:pPr>
        <w:numPr>
          <w:ilvl w:val="0"/>
          <w:numId w:val="32"/>
        </w:numPr>
        <w:spacing w:after="160"/>
        <w:ind w:hanging="357"/>
      </w:pPr>
      <w:r>
        <w:t>The system includes details of those travelling on Super Sponsor and Individual Sponsor Scheme</w:t>
      </w:r>
    </w:p>
    <w:p w14:paraId="625B8E19" w14:textId="77777777" w:rsidR="003C2AE0" w:rsidRDefault="00C15C95" w:rsidP="00E850EF">
      <w:pPr>
        <w:numPr>
          <w:ilvl w:val="0"/>
          <w:numId w:val="32"/>
        </w:numPr>
        <w:spacing w:after="160"/>
        <w:ind w:hanging="357"/>
      </w:pPr>
      <w:r>
        <w:t xml:space="preserve">The data/fields you can see will depend on your security settings so you may not be able to access everything that we train on when you log into the system. </w:t>
      </w:r>
    </w:p>
    <w:p w14:paraId="625B8E1A" w14:textId="77777777" w:rsidR="003C2AE0" w:rsidRDefault="00C15C95" w:rsidP="00E850EF">
      <w:pPr>
        <w:numPr>
          <w:ilvl w:val="1"/>
          <w:numId w:val="32"/>
        </w:numPr>
        <w:spacing w:after="160"/>
        <w:ind w:hanging="357"/>
      </w:pPr>
      <w:r>
        <w:t xml:space="preserve">Local authority staff (including those that work in welcome centres) will only see data for those allocated to their local authority area. This applies to applicants of both the individual and super sponsor schemes </w:t>
      </w:r>
    </w:p>
    <w:p w14:paraId="625B8E1B" w14:textId="77777777" w:rsidR="003C2AE0" w:rsidRDefault="00C15C95" w:rsidP="00E850EF">
      <w:pPr>
        <w:numPr>
          <w:ilvl w:val="0"/>
          <w:numId w:val="32"/>
        </w:numPr>
        <w:spacing w:after="160"/>
        <w:ind w:hanging="357"/>
      </w:pPr>
      <w:r>
        <w:t xml:space="preserve">Anything blue and underlined indicates that it can be clicked to take you to another set of information </w:t>
      </w:r>
    </w:p>
    <w:p w14:paraId="625B8E1C" w14:textId="77777777" w:rsidR="003C2AE0" w:rsidRDefault="00C15C95" w:rsidP="00E850EF">
      <w:pPr>
        <w:numPr>
          <w:ilvl w:val="0"/>
          <w:numId w:val="32"/>
        </w:numPr>
        <w:spacing w:after="160"/>
        <w:ind w:hanging="357"/>
      </w:pPr>
      <w:r>
        <w:t>Where there is a red asterisk (</w:t>
      </w:r>
      <w:r w:rsidRPr="00BC3788">
        <w:rPr>
          <w:color w:val="FF0000"/>
        </w:rPr>
        <w:t>*</w:t>
      </w:r>
      <w:r>
        <w:t xml:space="preserve">) next to a field, this is a mandatory field </w:t>
      </w:r>
    </w:p>
    <w:p w14:paraId="625B8E1D" w14:textId="77777777" w:rsidR="003C2AE0" w:rsidRDefault="00C15C95" w:rsidP="00E850EF">
      <w:pPr>
        <w:numPr>
          <w:ilvl w:val="0"/>
          <w:numId w:val="32"/>
        </w:numPr>
        <w:spacing w:after="160"/>
        <w:ind w:hanging="357"/>
      </w:pPr>
      <w:r>
        <w:t xml:space="preserve">You may see navigation arrows which enable you to go straight to the record of a linked individual </w:t>
      </w:r>
    </w:p>
    <w:p w14:paraId="625B8E1E" w14:textId="77777777" w:rsidR="003C2AE0" w:rsidRDefault="00C15C95" w:rsidP="00E850EF">
      <w:pPr>
        <w:numPr>
          <w:ilvl w:val="0"/>
          <w:numId w:val="32"/>
        </w:numPr>
        <w:spacing w:after="160"/>
        <w:ind w:hanging="357"/>
      </w:pPr>
      <w:r>
        <w:t xml:space="preserve">You can filter on a lot of information on the ‘Applicants’ screen </w:t>
      </w:r>
    </w:p>
    <w:p w14:paraId="625B8E1F" w14:textId="77777777" w:rsidR="003C2AE0" w:rsidRDefault="00C15C95" w:rsidP="00E850EF">
      <w:pPr>
        <w:numPr>
          <w:ilvl w:val="0"/>
          <w:numId w:val="32"/>
        </w:numPr>
        <w:spacing w:after="160"/>
        <w:ind w:hanging="357"/>
      </w:pPr>
      <w:r>
        <w:t xml:space="preserve">You must save any changes to records before moving to a different screen </w:t>
      </w:r>
    </w:p>
    <w:p w14:paraId="625B8E20" w14:textId="77777777" w:rsidR="003C2AE0" w:rsidRDefault="00C15C95">
      <w:pPr>
        <w:pStyle w:val="Heading2"/>
        <w:pageBreakBefore/>
      </w:pPr>
      <w:bookmarkStart w:id="7" w:name="_Toc1125112440"/>
      <w:r>
        <w:lastRenderedPageBreak/>
        <w:t xml:space="preserve">Menus </w:t>
      </w:r>
      <w:bookmarkEnd w:id="7"/>
    </w:p>
    <w:p w14:paraId="625B8E21" w14:textId="77777777" w:rsidR="003C2AE0" w:rsidRDefault="00C15C95">
      <w:r>
        <w:t xml:space="preserve">The menus on the left of the screen display the data in the system in the following ways:  </w:t>
      </w:r>
    </w:p>
    <w:p w14:paraId="625B8E22" w14:textId="77777777" w:rsidR="003C2AE0" w:rsidRDefault="00C15C95">
      <w:pPr>
        <w:rPr>
          <w:b/>
        </w:rPr>
      </w:pPr>
      <w:r>
        <w:rPr>
          <w:b/>
        </w:rPr>
        <w:t>People menu</w:t>
      </w:r>
    </w:p>
    <w:tbl>
      <w:tblPr>
        <w:tblW w:w="90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885"/>
        <w:gridCol w:w="5145"/>
      </w:tblGrid>
      <w:tr w:rsidR="003C2AE0" w14:paraId="625B8E29" w14:textId="77777777" w:rsidTr="2B70B9AE">
        <w:trPr>
          <w:trHeight w:val="4215"/>
        </w:trPr>
        <w:tc>
          <w:tcPr>
            <w:tcW w:w="388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3" w14:textId="01723B66" w:rsidR="003C2AE0" w:rsidRDefault="4DB32B57">
            <w:pPr>
              <w:spacing w:before="40"/>
              <w:ind w:left="-80"/>
            </w:pPr>
            <w:r>
              <w:rPr>
                <w:noProof/>
              </w:rPr>
              <w:drawing>
                <wp:inline distT="0" distB="0" distL="0" distR="0" wp14:anchorId="3789B58B" wp14:editId="043CADB6">
                  <wp:extent cx="2352144" cy="2771775"/>
                  <wp:effectExtent l="0" t="0" r="0" b="0"/>
                  <wp:docPr id="1645977405" name="Picture 164597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977405"/>
                          <pic:cNvPicPr/>
                        </pic:nvPicPr>
                        <pic:blipFill>
                          <a:blip r:embed="rId13">
                            <a:extLst>
                              <a:ext uri="{28A0092B-C50C-407E-A947-70E740481C1C}">
                                <a14:useLocalDpi xmlns:a14="http://schemas.microsoft.com/office/drawing/2010/main" val="0"/>
                              </a:ext>
                            </a:extLst>
                          </a:blip>
                          <a:stretch>
                            <a:fillRect/>
                          </a:stretch>
                        </pic:blipFill>
                        <pic:spPr>
                          <a:xfrm>
                            <a:off x="0" y="0"/>
                            <a:ext cx="2352144" cy="2771775"/>
                          </a:xfrm>
                          <a:prstGeom prst="rect">
                            <a:avLst/>
                          </a:prstGeom>
                        </pic:spPr>
                      </pic:pic>
                    </a:graphicData>
                  </a:graphic>
                </wp:inline>
              </w:drawing>
            </w:r>
          </w:p>
          <w:p w14:paraId="625B8E24" w14:textId="77777777" w:rsidR="003C2AE0" w:rsidRDefault="00C15C95">
            <w:pPr>
              <w:spacing w:before="40"/>
              <w:ind w:left="-80"/>
            </w:pPr>
            <w:r>
              <w:t xml:space="preserve"> </w:t>
            </w:r>
          </w:p>
        </w:tc>
        <w:tc>
          <w:tcPr>
            <w:tcW w:w="514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5" w14:textId="77777777" w:rsidR="003C2AE0" w:rsidRDefault="00C15C95">
            <w:pPr>
              <w:spacing w:after="0"/>
            </w:pPr>
            <w:r>
              <w:t xml:space="preserve">The </w:t>
            </w:r>
            <w:r>
              <w:rPr>
                <w:b/>
              </w:rPr>
              <w:t xml:space="preserve">Applicants </w:t>
            </w:r>
            <w:r>
              <w:t xml:space="preserve">section lists all individuals that have been granted rights to travel either within the Super Sponsor or individual route.  </w:t>
            </w:r>
          </w:p>
          <w:p w14:paraId="625B8E26" w14:textId="77777777" w:rsidR="003C2AE0" w:rsidRDefault="00C15C95">
            <w:pPr>
              <w:spacing w:after="0"/>
            </w:pPr>
            <w:r>
              <w:t xml:space="preserve">The </w:t>
            </w:r>
            <w:r>
              <w:rPr>
                <w:b/>
              </w:rPr>
              <w:t xml:space="preserve">Households </w:t>
            </w:r>
            <w:r>
              <w:t xml:space="preserve">section lists all groups travelling together. A Household ID and a FAM ID are the same thing. </w:t>
            </w:r>
          </w:p>
          <w:p w14:paraId="625B8E27" w14:textId="77777777" w:rsidR="003C2AE0" w:rsidRDefault="00C15C95">
            <w:pPr>
              <w:spacing w:after="0"/>
            </w:pPr>
            <w:r>
              <w:t xml:space="preserve">The </w:t>
            </w:r>
            <w:r>
              <w:rPr>
                <w:b/>
              </w:rPr>
              <w:t xml:space="preserve">Sponsors </w:t>
            </w:r>
            <w:r>
              <w:t xml:space="preserve">section lists all individuals that have offered to house an individual or family from Ukraine through the Individual Sponsor Scheme. </w:t>
            </w:r>
          </w:p>
          <w:p w14:paraId="449A7182" w14:textId="1F4F998D" w:rsidR="003C2AE0" w:rsidRDefault="00C15C95">
            <w:pPr>
              <w:spacing w:after="0"/>
            </w:pPr>
            <w:r>
              <w:t xml:space="preserve">The </w:t>
            </w:r>
            <w:r>
              <w:rPr>
                <w:b/>
              </w:rPr>
              <w:t>Sponsor Household</w:t>
            </w:r>
            <w:r>
              <w:t xml:space="preserve"> section details the individuals that are living in a sponsor's home at the time of application. </w:t>
            </w:r>
            <w:proofErr w:type="gramStart"/>
            <w:r>
              <w:t>i.e.</w:t>
            </w:r>
            <w:proofErr w:type="gramEnd"/>
            <w:r>
              <w:t xml:space="preserve"> the son/daughter of someone who has been accepted as a sponsor. </w:t>
            </w:r>
          </w:p>
          <w:p w14:paraId="625B8E28" w14:textId="5CA53084" w:rsidR="003C2AE0" w:rsidRDefault="6F932D23">
            <w:pPr>
              <w:spacing w:after="0"/>
            </w:pPr>
            <w:r w:rsidRPr="7B64999A">
              <w:rPr>
                <w:b/>
              </w:rPr>
              <w:t>Sea</w:t>
            </w:r>
            <w:r w:rsidR="0081547F" w:rsidRPr="7B64999A">
              <w:rPr>
                <w:b/>
              </w:rPr>
              <w:t>r</w:t>
            </w:r>
            <w:r w:rsidRPr="7B64999A">
              <w:rPr>
                <w:b/>
              </w:rPr>
              <w:t>ch Applicants...</w:t>
            </w:r>
            <w:r>
              <w:t xml:space="preserve"> section enables you to search for a record to identify the record owner </w:t>
            </w:r>
            <w:proofErr w:type="gramStart"/>
            <w:r>
              <w:t>I.e.</w:t>
            </w:r>
            <w:proofErr w:type="gramEnd"/>
            <w:r>
              <w:t xml:space="preserve"> another local authority or cross border.</w:t>
            </w:r>
          </w:p>
        </w:tc>
      </w:tr>
    </w:tbl>
    <w:p w14:paraId="625B8E2A" w14:textId="77777777" w:rsidR="003C2AE0" w:rsidRDefault="00C15C95">
      <w:r>
        <w:rPr>
          <w:b/>
        </w:rPr>
        <w:t>Placements menu</w:t>
      </w:r>
      <w:r>
        <w:t xml:space="preserve"> </w:t>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907"/>
        <w:gridCol w:w="5118"/>
      </w:tblGrid>
      <w:tr w:rsidR="003C2AE0" w14:paraId="625B8E32" w14:textId="77777777">
        <w:trPr>
          <w:trHeight w:val="4650"/>
        </w:trPr>
        <w:tc>
          <w:tcPr>
            <w:tcW w:w="3907" w:type="dxa"/>
            <w:tcBorders>
              <w:top w:val="single" w:sz="6" w:space="0" w:color="FFFFFF"/>
              <w:left w:val="single" w:sz="6" w:space="0" w:color="FFFFFF"/>
              <w:bottom w:val="single" w:sz="6" w:space="0" w:color="FFFFFF"/>
              <w:right w:val="single" w:sz="6" w:space="0" w:color="FFFFFF"/>
            </w:tcBorders>
            <w:tcMar>
              <w:top w:w="0" w:type="dxa"/>
              <w:left w:w="0" w:type="dxa"/>
              <w:bottom w:w="0" w:type="dxa"/>
              <w:right w:w="0" w:type="dxa"/>
            </w:tcMar>
          </w:tcPr>
          <w:p w14:paraId="625B8E2B" w14:textId="77777777" w:rsidR="003C2AE0" w:rsidRDefault="00C15C95">
            <w:pPr>
              <w:spacing w:before="40"/>
              <w:ind w:left="-80"/>
            </w:pPr>
            <w:r>
              <w:rPr>
                <w:noProof/>
                <w:color w:val="2B579A"/>
                <w:shd w:val="clear" w:color="auto" w:fill="E6E6E6"/>
              </w:rPr>
              <w:drawing>
                <wp:inline distT="114300" distB="114300" distL="114300" distR="114300" wp14:anchorId="625B91B3" wp14:editId="625B91B4">
                  <wp:extent cx="2400300" cy="2705100"/>
                  <wp:effectExtent l="0" t="0" r="0" b="0"/>
                  <wp:docPr id="15" name="image5.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able&#10;&#10;Description automatically generated"/>
                          <pic:cNvPicPr preferRelativeResize="0"/>
                        </pic:nvPicPr>
                        <pic:blipFill>
                          <a:blip r:embed="rId14"/>
                          <a:srcRect/>
                          <a:stretch>
                            <a:fillRect/>
                          </a:stretch>
                        </pic:blipFill>
                        <pic:spPr>
                          <a:xfrm>
                            <a:off x="0" y="0"/>
                            <a:ext cx="2400300" cy="2705100"/>
                          </a:xfrm>
                          <a:prstGeom prst="rect">
                            <a:avLst/>
                          </a:prstGeom>
                          <a:ln/>
                        </pic:spPr>
                      </pic:pic>
                    </a:graphicData>
                  </a:graphic>
                </wp:inline>
              </w:drawing>
            </w:r>
          </w:p>
          <w:p w14:paraId="625B8E2C" w14:textId="77777777" w:rsidR="003C2AE0" w:rsidRDefault="00C15C95">
            <w:pPr>
              <w:spacing w:before="40"/>
              <w:ind w:left="-80"/>
            </w:pPr>
            <w:r>
              <w:t xml:space="preserve"> </w:t>
            </w:r>
          </w:p>
        </w:tc>
        <w:tc>
          <w:tcPr>
            <w:tcW w:w="5118" w:type="dxa"/>
            <w:tcBorders>
              <w:top w:val="single" w:sz="6" w:space="0" w:color="FFFFFF"/>
              <w:left w:val="single" w:sz="6" w:space="0" w:color="FFFFFF"/>
              <w:bottom w:val="single" w:sz="6" w:space="0" w:color="FFFFFF"/>
              <w:right w:val="single" w:sz="6" w:space="0" w:color="FFFFFF"/>
            </w:tcBorders>
            <w:tcMar>
              <w:top w:w="0" w:type="dxa"/>
              <w:left w:w="0" w:type="dxa"/>
              <w:bottom w:w="0" w:type="dxa"/>
              <w:right w:w="0" w:type="dxa"/>
            </w:tcMar>
          </w:tcPr>
          <w:p w14:paraId="625B8E2D" w14:textId="77777777" w:rsidR="003C2AE0" w:rsidRDefault="00C15C95">
            <w:pPr>
              <w:spacing w:after="0"/>
            </w:pPr>
            <w:r>
              <w:t xml:space="preserve">The </w:t>
            </w:r>
            <w:r>
              <w:rPr>
                <w:b/>
              </w:rPr>
              <w:t xml:space="preserve">Applications </w:t>
            </w:r>
            <w:r>
              <w:t xml:space="preserve">section lists the applicants by application number.  </w:t>
            </w:r>
          </w:p>
          <w:p w14:paraId="625B8E2E" w14:textId="77777777" w:rsidR="003C2AE0" w:rsidRDefault="00C15C95">
            <w:pPr>
              <w:spacing w:after="0"/>
            </w:pPr>
            <w:r>
              <w:t xml:space="preserve">The </w:t>
            </w:r>
            <w:r>
              <w:rPr>
                <w:b/>
              </w:rPr>
              <w:t>Housing Needs</w:t>
            </w:r>
            <w:r>
              <w:t xml:space="preserve"> section summarises the housing needs of an individual. </w:t>
            </w:r>
          </w:p>
          <w:p w14:paraId="625B8E2F" w14:textId="77777777" w:rsidR="003C2AE0" w:rsidRDefault="00C15C95">
            <w:pPr>
              <w:spacing w:after="0"/>
            </w:pPr>
            <w:r>
              <w:t xml:space="preserve">The </w:t>
            </w:r>
            <w:r>
              <w:rPr>
                <w:b/>
              </w:rPr>
              <w:t xml:space="preserve">Accommodations </w:t>
            </w:r>
            <w:r>
              <w:t xml:space="preserve">section is a list of all the Welcome Centres and Temporary Accommodations for the Super Sponsor route.  </w:t>
            </w:r>
          </w:p>
          <w:p w14:paraId="625B8E30" w14:textId="77777777" w:rsidR="003C2AE0" w:rsidRDefault="00C15C95">
            <w:pPr>
              <w:spacing w:after="0"/>
            </w:pPr>
            <w:r>
              <w:t xml:space="preserve">The </w:t>
            </w:r>
            <w:r>
              <w:rPr>
                <w:b/>
              </w:rPr>
              <w:t>Host Addresses</w:t>
            </w:r>
            <w:r>
              <w:t xml:space="preserve"> section shows data on all addresses of properties offered to house individuals through the Homes for Ukraine Individual Route scheme.  </w:t>
            </w:r>
          </w:p>
          <w:p w14:paraId="625B8E31" w14:textId="77777777" w:rsidR="003C2AE0" w:rsidRDefault="00C15C95">
            <w:pPr>
              <w:spacing w:after="0"/>
            </w:pPr>
            <w:r>
              <w:t xml:space="preserve">The </w:t>
            </w:r>
            <w:r>
              <w:rPr>
                <w:b/>
              </w:rPr>
              <w:t>Placement Tracking</w:t>
            </w:r>
            <w:r>
              <w:t xml:space="preserve"> section lists </w:t>
            </w:r>
            <w:proofErr w:type="gramStart"/>
            <w:r>
              <w:t>all of</w:t>
            </w:r>
            <w:proofErr w:type="gramEnd"/>
            <w:r>
              <w:t xml:space="preserve"> the placements that have been entered on the system. </w:t>
            </w:r>
          </w:p>
        </w:tc>
      </w:tr>
    </w:tbl>
    <w:p w14:paraId="625B8E33" w14:textId="77777777" w:rsidR="003C2AE0" w:rsidRDefault="00C15C95">
      <w:pPr>
        <w:rPr>
          <w:sz w:val="32"/>
          <w:szCs w:val="32"/>
        </w:rPr>
      </w:pPr>
      <w:r>
        <w:rPr>
          <w:sz w:val="32"/>
          <w:szCs w:val="32"/>
        </w:rPr>
        <w:t xml:space="preserve"> </w:t>
      </w:r>
    </w:p>
    <w:p w14:paraId="625B8E34" w14:textId="77777777" w:rsidR="003C2AE0" w:rsidRDefault="00C15C95">
      <w:pPr>
        <w:pStyle w:val="Heading2"/>
        <w:pageBreakBefore/>
        <w:spacing w:line="291" w:lineRule="auto"/>
      </w:pPr>
      <w:bookmarkStart w:id="8" w:name="_Toc117417012"/>
      <w:r>
        <w:lastRenderedPageBreak/>
        <w:t xml:space="preserve">Navigation </w:t>
      </w:r>
      <w:bookmarkEnd w:id="8"/>
    </w:p>
    <w:p w14:paraId="625B8E35" w14:textId="77777777" w:rsidR="003C2AE0" w:rsidRDefault="00C15C95">
      <w:r>
        <w:t xml:space="preserve">Hovering over each icon will give you a tooltip label, but below is a summary of navigation menus, as well as some of the tools you will need to use the system. </w:t>
      </w:r>
    </w:p>
    <w:p w14:paraId="625B8E36" w14:textId="77777777" w:rsidR="003C2AE0" w:rsidRDefault="00C15C95">
      <w:pPr>
        <w:pStyle w:val="Heading3"/>
        <w:spacing w:line="291" w:lineRule="auto"/>
      </w:pPr>
      <w:bookmarkStart w:id="9" w:name="_Toc508432966"/>
      <w:r>
        <w:t>Main navigation panel</w:t>
      </w:r>
      <w:bookmarkEnd w:id="9"/>
    </w:p>
    <w:p w14:paraId="625B8E37" w14:textId="77777777" w:rsidR="003C2AE0" w:rsidRDefault="00C15C95">
      <w:r>
        <w:t xml:space="preserve">From the main navigation panel, you can access the different system sections. </w:t>
      </w:r>
    </w:p>
    <w:p w14:paraId="625B8E38" w14:textId="77777777" w:rsidR="003C2AE0" w:rsidRDefault="00C15C95">
      <w:r>
        <w:rPr>
          <w:noProof/>
          <w:color w:val="2B579A"/>
          <w:shd w:val="clear" w:color="auto" w:fill="E6E6E6"/>
        </w:rPr>
        <w:drawing>
          <wp:inline distT="114300" distB="114300" distL="114300" distR="114300" wp14:anchorId="625B91B5" wp14:editId="625B91B6">
            <wp:extent cx="5731200" cy="5334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731200" cy="533400"/>
                    </a:xfrm>
                    <a:prstGeom prst="rect">
                      <a:avLst/>
                    </a:prstGeom>
                    <a:ln/>
                  </pic:spPr>
                </pic:pic>
              </a:graphicData>
            </a:graphic>
          </wp:inline>
        </w:drawing>
      </w:r>
    </w:p>
    <w:p w14:paraId="625B8E3A" w14:textId="77777777" w:rsidR="003C2AE0" w:rsidRDefault="00C15C95">
      <w:pPr>
        <w:pStyle w:val="Heading3"/>
      </w:pPr>
      <w:bookmarkStart w:id="10" w:name="_Navigation_Buttons"/>
      <w:bookmarkStart w:id="11" w:name="_Toc1765658799"/>
      <w:bookmarkEnd w:id="10"/>
      <w:r>
        <w:t>Navigation Buttons</w:t>
      </w:r>
      <w:bookmarkEnd w:id="11"/>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1701"/>
        <w:gridCol w:w="7324"/>
      </w:tblGrid>
      <w:tr w:rsidR="003C2AE0" w14:paraId="625B8E3D" w14:textId="77777777" w:rsidTr="2A5EC7DA">
        <w:trPr>
          <w:trHeight w:val="30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B" w14:textId="77777777" w:rsidR="003C2AE0" w:rsidRDefault="00C15C95" w:rsidP="1ACB620F">
            <w:pPr>
              <w:spacing w:before="40"/>
              <w:jc w:val="center"/>
              <w:rPr>
                <w:b/>
              </w:rPr>
            </w:pPr>
            <w:r>
              <w:rPr>
                <w:b/>
              </w:rPr>
              <w:t xml:space="preserve">Button </w:t>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C" w14:textId="77777777" w:rsidR="003C2AE0" w:rsidRDefault="00C15C95">
            <w:pPr>
              <w:spacing w:before="40"/>
              <w:ind w:left="-80" w:firstLine="80"/>
              <w:rPr>
                <w:b/>
              </w:rPr>
            </w:pPr>
            <w:r>
              <w:rPr>
                <w:b/>
              </w:rPr>
              <w:t xml:space="preserve">Purpose </w:t>
            </w:r>
          </w:p>
        </w:tc>
      </w:tr>
      <w:tr w:rsidR="003C2AE0" w14:paraId="625B8E41" w14:textId="77777777" w:rsidTr="2A5EC7DA">
        <w:trPr>
          <w:trHeight w:val="645"/>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E"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7" wp14:editId="625B91B8">
                  <wp:extent cx="330200" cy="342900"/>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6"/>
                          <a:srcRect/>
                          <a:stretch>
                            <a:fillRect/>
                          </a:stretch>
                        </pic:blipFill>
                        <pic:spPr>
                          <a:xfrm>
                            <a:off x="0" y="0"/>
                            <a:ext cx="330200" cy="3429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F" w14:textId="77777777" w:rsidR="003C2AE0" w:rsidRDefault="00C15C95">
            <w:pPr>
              <w:spacing w:before="40"/>
              <w:ind w:left="-80" w:firstLine="80"/>
              <w:rPr>
                <w:b/>
              </w:rPr>
            </w:pPr>
            <w:r>
              <w:rPr>
                <w:b/>
              </w:rPr>
              <w:t>Go Back</w:t>
            </w:r>
          </w:p>
          <w:p w14:paraId="625B8E40" w14:textId="77777777" w:rsidR="003C2AE0" w:rsidRDefault="00C15C95">
            <w:pPr>
              <w:spacing w:before="40"/>
              <w:ind w:left="-80" w:firstLine="80"/>
            </w:pPr>
            <w:r>
              <w:t xml:space="preserve">To return to the previous screen or tab. </w:t>
            </w:r>
          </w:p>
        </w:tc>
      </w:tr>
      <w:tr w:rsidR="003C2AE0" w14:paraId="625B8E45" w14:textId="77777777" w:rsidTr="2A5EC7DA">
        <w:trPr>
          <w:trHeight w:val="63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2"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9" wp14:editId="625B91BA">
                  <wp:extent cx="685800" cy="355600"/>
                  <wp:effectExtent l="0" t="0" r="0" b="0"/>
                  <wp:docPr id="71"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7"/>
                          <a:srcRect/>
                          <a:stretch>
                            <a:fillRect/>
                          </a:stretch>
                        </pic:blipFill>
                        <pic:spPr>
                          <a:xfrm>
                            <a:off x="0" y="0"/>
                            <a:ext cx="685800" cy="3556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3" w14:textId="77777777" w:rsidR="003C2AE0" w:rsidRDefault="00C15C95">
            <w:pPr>
              <w:spacing w:before="40"/>
              <w:ind w:left="-80" w:firstLine="80"/>
              <w:rPr>
                <w:b/>
              </w:rPr>
            </w:pPr>
            <w:r>
              <w:rPr>
                <w:b/>
              </w:rPr>
              <w:t>Save</w:t>
            </w:r>
          </w:p>
          <w:p w14:paraId="625B8E44" w14:textId="77777777" w:rsidR="003C2AE0" w:rsidRDefault="00C15C95">
            <w:pPr>
              <w:spacing w:before="40"/>
              <w:ind w:left="-80" w:firstLine="80"/>
            </w:pPr>
            <w:r>
              <w:t xml:space="preserve">To save the current record. </w:t>
            </w:r>
          </w:p>
        </w:tc>
      </w:tr>
      <w:tr w:rsidR="003C2AE0" w14:paraId="625B8E49" w14:textId="77777777" w:rsidTr="2A5EC7DA">
        <w:trPr>
          <w:trHeight w:val="855"/>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6"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B" wp14:editId="625B91BC">
                  <wp:extent cx="1003300" cy="292100"/>
                  <wp:effectExtent l="0" t="0" r="0" b="0"/>
                  <wp:docPr id="6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8"/>
                          <a:srcRect/>
                          <a:stretch>
                            <a:fillRect/>
                          </a:stretch>
                        </pic:blipFill>
                        <pic:spPr>
                          <a:xfrm>
                            <a:off x="0" y="0"/>
                            <a:ext cx="1003300" cy="2921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7" w14:textId="77777777" w:rsidR="003C2AE0" w:rsidRDefault="00C15C95">
            <w:pPr>
              <w:spacing w:before="40"/>
              <w:ind w:left="-80" w:firstLine="80"/>
              <w:rPr>
                <w:b/>
              </w:rPr>
            </w:pPr>
            <w:r>
              <w:rPr>
                <w:b/>
              </w:rPr>
              <w:t>Save &amp; Close</w:t>
            </w:r>
          </w:p>
          <w:p w14:paraId="625B8E48" w14:textId="77777777" w:rsidR="003C2AE0" w:rsidRDefault="00C15C95">
            <w:pPr>
              <w:spacing w:before="40"/>
              <w:ind w:left="-80" w:firstLine="80"/>
            </w:pPr>
            <w:r>
              <w:t xml:space="preserve">To save the current record and return to the previous screen or tab. </w:t>
            </w:r>
          </w:p>
        </w:tc>
      </w:tr>
      <w:tr w:rsidR="003C2AE0" w14:paraId="625B8E4D" w14:textId="77777777" w:rsidTr="2A5EC7DA">
        <w:trPr>
          <w:trHeight w:val="60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A"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D" wp14:editId="625B91BE">
                  <wp:extent cx="723900" cy="2540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723900" cy="2540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B" w14:textId="77777777" w:rsidR="003C2AE0" w:rsidRDefault="00C15C95">
            <w:pPr>
              <w:spacing w:before="40"/>
              <w:ind w:left="-80" w:firstLine="80"/>
              <w:rPr>
                <w:b/>
              </w:rPr>
            </w:pPr>
            <w:r>
              <w:rPr>
                <w:b/>
              </w:rPr>
              <w:t>Refresh</w:t>
            </w:r>
          </w:p>
          <w:p w14:paraId="625B8E4C" w14:textId="77777777" w:rsidR="003C2AE0" w:rsidRDefault="00C15C95">
            <w:pPr>
              <w:spacing w:before="40"/>
              <w:ind w:left="-80" w:firstLine="80"/>
            </w:pPr>
            <w:r>
              <w:t xml:space="preserve">To refresh the current screen or record. </w:t>
            </w:r>
          </w:p>
        </w:tc>
      </w:tr>
      <w:tr w:rsidR="003C2AE0" w14:paraId="625B8E51" w14:textId="77777777" w:rsidTr="2A5EC7DA">
        <w:trPr>
          <w:trHeight w:val="81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E"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F" wp14:editId="625B91C0">
                  <wp:extent cx="965200" cy="2667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965200" cy="2667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F" w14:textId="77777777" w:rsidR="003C2AE0" w:rsidRDefault="00C15C95">
            <w:pPr>
              <w:spacing w:before="40"/>
              <w:ind w:left="-80" w:firstLine="80"/>
              <w:rPr>
                <w:b/>
              </w:rPr>
            </w:pPr>
            <w:r>
              <w:rPr>
                <w:b/>
              </w:rPr>
              <w:t>Export to Excel</w:t>
            </w:r>
          </w:p>
          <w:p w14:paraId="625B8E50" w14:textId="77777777" w:rsidR="003C2AE0" w:rsidRDefault="00C15C95">
            <w:pPr>
              <w:spacing w:before="40"/>
              <w:ind w:left="-80" w:firstLine="80"/>
            </w:pPr>
            <w:r>
              <w:t xml:space="preserve">To export the current view, based on the columns available. </w:t>
            </w:r>
          </w:p>
        </w:tc>
      </w:tr>
      <w:tr w:rsidR="2A5EC7DA" w14:paraId="4ECE8D63" w14:textId="77777777" w:rsidTr="2A5EC7DA">
        <w:trPr>
          <w:trHeight w:val="81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CA920FE" w14:textId="0C97F1DE" w:rsidR="6602ED85" w:rsidRDefault="532F9B25" w:rsidP="1ACB620F">
            <w:pPr>
              <w:jc w:val="center"/>
            </w:pPr>
            <w:r>
              <w:rPr>
                <w:noProof/>
              </w:rPr>
              <w:drawing>
                <wp:inline distT="0" distB="0" distL="0" distR="0" wp14:anchorId="15D4A88B" wp14:editId="12BF0DA5">
                  <wp:extent cx="280901" cy="297107"/>
                  <wp:effectExtent l="0" t="0" r="0" b="0"/>
                  <wp:docPr id="250357383" name="Picture 25035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80901" cy="297107"/>
                          </a:xfrm>
                          <a:prstGeom prst="rect">
                            <a:avLst/>
                          </a:prstGeom>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14D8153" w14:textId="38D4A1EF" w:rsidR="1B9F69FF" w:rsidRDefault="1B9F69FF" w:rsidP="2A5EC7DA">
            <w:pPr>
              <w:rPr>
                <w:b/>
                <w:bCs/>
                <w:highlight w:val="yellow"/>
              </w:rPr>
            </w:pPr>
            <w:r w:rsidRPr="7B64999A">
              <w:rPr>
                <w:b/>
              </w:rPr>
              <w:t>Help</w:t>
            </w:r>
            <w:r>
              <w:br/>
            </w:r>
            <w:r w:rsidR="336F1E5C">
              <w:t>Will take you straight to the Ukraine Data Platform User</w:t>
            </w:r>
            <w:r w:rsidR="6BFDBBE0">
              <w:t xml:space="preserve"> Documentation and</w:t>
            </w:r>
            <w:r w:rsidR="336F1E5C">
              <w:t xml:space="preserve"> Information </w:t>
            </w:r>
            <w:r w:rsidR="1A66EA20">
              <w:t>Hub.</w:t>
            </w:r>
            <w:r w:rsidR="336F1E5C">
              <w:t xml:space="preserve"> </w:t>
            </w:r>
          </w:p>
        </w:tc>
      </w:tr>
    </w:tbl>
    <w:p w14:paraId="625B8E52" w14:textId="77777777" w:rsidR="003C2AE0" w:rsidRDefault="003C2AE0">
      <w:pPr>
        <w:rPr>
          <w:sz w:val="28"/>
          <w:szCs w:val="28"/>
        </w:rPr>
      </w:pPr>
    </w:p>
    <w:p w14:paraId="625B8E53" w14:textId="77777777" w:rsidR="003C2AE0" w:rsidRDefault="00C15C95">
      <w:pPr>
        <w:pStyle w:val="Heading2"/>
        <w:pageBreakBefore/>
        <w:spacing w:line="291" w:lineRule="auto"/>
      </w:pPr>
      <w:bookmarkStart w:id="12" w:name="_Toc516713134"/>
      <w:r>
        <w:lastRenderedPageBreak/>
        <w:t xml:space="preserve">System Views </w:t>
      </w:r>
      <w:bookmarkEnd w:id="12"/>
    </w:p>
    <w:p w14:paraId="625B8E54" w14:textId="5DAE41C6" w:rsidR="003C2AE0" w:rsidRDefault="00C15C95">
      <w:pPr>
        <w:spacing w:after="0" w:line="289" w:lineRule="auto"/>
      </w:pPr>
      <w:r>
        <w:t xml:space="preserve">Click on the screen title (for example, All Applicants on the Applicants screen) to display a drop-down of different system views. Selecting a system view will alter the columns and filters visible for that screen, depending on the use case. You can then </w:t>
      </w:r>
      <w:hyperlink w:anchor="_Editing_filters">
        <w:r>
          <w:rPr>
            <w:color w:val="1155CC"/>
            <w:u w:val="single"/>
          </w:rPr>
          <w:t>filter these views further</w:t>
        </w:r>
      </w:hyperlink>
      <w:r>
        <w:t xml:space="preserve"> and </w:t>
      </w:r>
      <w:hyperlink w:anchor="_Editing_columns">
        <w:r>
          <w:rPr>
            <w:color w:val="1155CC"/>
            <w:u w:val="single"/>
          </w:rPr>
          <w:t>add additional columns</w:t>
        </w:r>
      </w:hyperlink>
      <w:r>
        <w:t xml:space="preserve"> to create your own personalised view if you wish, which you can then save.  </w:t>
      </w:r>
    </w:p>
    <w:p w14:paraId="625B8E55" w14:textId="77777777" w:rsidR="003C2AE0" w:rsidRDefault="00C15C95">
      <w:pPr>
        <w:spacing w:after="0" w:line="289" w:lineRule="auto"/>
      </w:pPr>
      <w:r>
        <w:t xml:space="preserve"> </w:t>
      </w:r>
    </w:p>
    <w:p w14:paraId="625B8E56" w14:textId="77777777" w:rsidR="003C2AE0" w:rsidRDefault="00C15C95">
      <w:r>
        <w:t xml:space="preserve">Some system views have already been created which will be a helpful starting point. </w:t>
      </w:r>
    </w:p>
    <w:p w14:paraId="625B8E57" w14:textId="77777777" w:rsidR="003C2AE0" w:rsidRDefault="00C15C95">
      <w:pPr>
        <w:spacing w:line="289" w:lineRule="auto"/>
      </w:pPr>
      <w:r>
        <w:t xml:space="preserve"> </w:t>
      </w:r>
    </w:p>
    <w:p w14:paraId="625B8E58" w14:textId="77777777" w:rsidR="003C2AE0" w:rsidRDefault="00C15C95">
      <w:r>
        <w:rPr>
          <w:noProof/>
          <w:color w:val="2B579A"/>
          <w:shd w:val="clear" w:color="auto" w:fill="E6E6E6"/>
        </w:rPr>
        <w:drawing>
          <wp:inline distT="114300" distB="114300" distL="114300" distR="114300" wp14:anchorId="625B91C1" wp14:editId="625B91C2">
            <wp:extent cx="5130800" cy="2501900"/>
            <wp:effectExtent l="0" t="0" r="0" b="0"/>
            <wp:docPr id="5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2"/>
                    <a:srcRect/>
                    <a:stretch>
                      <a:fillRect/>
                    </a:stretch>
                  </pic:blipFill>
                  <pic:spPr>
                    <a:xfrm>
                      <a:off x="0" y="0"/>
                      <a:ext cx="5130800" cy="2501900"/>
                    </a:xfrm>
                    <a:prstGeom prst="rect">
                      <a:avLst/>
                    </a:prstGeom>
                    <a:ln/>
                  </pic:spPr>
                </pic:pic>
              </a:graphicData>
            </a:graphic>
          </wp:inline>
        </w:drawing>
      </w:r>
    </w:p>
    <w:p w14:paraId="625B8E59" w14:textId="77777777" w:rsidR="003C2AE0" w:rsidRDefault="00C15C95">
      <w:r>
        <w:t xml:space="preserve"> </w:t>
      </w:r>
    </w:p>
    <w:p w14:paraId="625B8E5A" w14:textId="77777777" w:rsidR="003C2AE0" w:rsidRDefault="00C15C95">
      <w:pPr>
        <w:rPr>
          <w:sz w:val="28"/>
          <w:szCs w:val="28"/>
        </w:rPr>
      </w:pPr>
      <w:r>
        <w:rPr>
          <w:b/>
          <w:sz w:val="28"/>
          <w:szCs w:val="28"/>
        </w:rPr>
        <w:t xml:space="preserve">Filters </w:t>
      </w:r>
      <w:r>
        <w:rPr>
          <w:sz w:val="28"/>
          <w:szCs w:val="28"/>
        </w:rPr>
        <w:t xml:space="preserve"> </w:t>
      </w:r>
    </w:p>
    <w:p w14:paraId="625B8E5B" w14:textId="77777777" w:rsidR="003C2AE0" w:rsidRDefault="00C15C95">
      <w:r>
        <w:t xml:space="preserve">You can filter the current screen by selecting the Edit filters button </w:t>
      </w:r>
      <w:r>
        <w:rPr>
          <w:noProof/>
          <w:color w:val="2B579A"/>
          <w:shd w:val="clear" w:color="auto" w:fill="E6E6E6"/>
        </w:rPr>
        <w:drawing>
          <wp:inline distT="114300" distB="114300" distL="114300" distR="114300" wp14:anchorId="625B91C3" wp14:editId="625B91C4">
            <wp:extent cx="863600" cy="3175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863600" cy="317500"/>
                    </a:xfrm>
                    <a:prstGeom prst="rect">
                      <a:avLst/>
                    </a:prstGeom>
                    <a:ln/>
                  </pic:spPr>
                </pic:pic>
              </a:graphicData>
            </a:graphic>
          </wp:inline>
        </w:drawing>
      </w:r>
    </w:p>
    <w:p w14:paraId="625B8E5C" w14:textId="229A980F" w:rsidR="003C2AE0" w:rsidRDefault="00C15C95">
      <w:r>
        <w:t>You can read more in-depth guidance on filtering under the</w:t>
      </w:r>
      <w:hyperlink w:anchor="_Editing_filters">
        <w:r>
          <w:rPr>
            <w:color w:val="1155CC"/>
            <w:u w:val="single"/>
          </w:rPr>
          <w:t xml:space="preserve"> Editing filters section of this guide</w:t>
        </w:r>
      </w:hyperlink>
      <w:r>
        <w:t xml:space="preserve">. </w:t>
      </w:r>
    </w:p>
    <w:p w14:paraId="625B8E5D" w14:textId="77777777" w:rsidR="003C2AE0" w:rsidRDefault="00C15C95">
      <w:r>
        <w:t xml:space="preserve"> </w:t>
      </w:r>
    </w:p>
    <w:p w14:paraId="625B8E5E" w14:textId="77777777" w:rsidR="003C2AE0" w:rsidRDefault="00C15C95">
      <w:pPr>
        <w:spacing w:line="305" w:lineRule="auto"/>
        <w:rPr>
          <w:sz w:val="28"/>
          <w:szCs w:val="28"/>
        </w:rPr>
      </w:pPr>
      <w:r>
        <w:rPr>
          <w:b/>
          <w:sz w:val="28"/>
          <w:szCs w:val="28"/>
        </w:rPr>
        <w:t xml:space="preserve">Columns </w:t>
      </w:r>
    </w:p>
    <w:p w14:paraId="625B8E5F" w14:textId="77777777" w:rsidR="003C2AE0" w:rsidRDefault="00C15C95">
      <w:r>
        <w:t xml:space="preserve">You can edit the columns visible on your system view by selecting the Edit columns button </w:t>
      </w:r>
      <w:r>
        <w:rPr>
          <w:noProof/>
          <w:color w:val="2B579A"/>
          <w:shd w:val="clear" w:color="auto" w:fill="E6E6E6"/>
        </w:rPr>
        <w:drawing>
          <wp:inline distT="114300" distB="114300" distL="114300" distR="114300" wp14:anchorId="625B91C5" wp14:editId="625B91C6">
            <wp:extent cx="939800" cy="266700"/>
            <wp:effectExtent l="0" t="0" r="0" b="0"/>
            <wp:docPr id="5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4"/>
                    <a:srcRect/>
                    <a:stretch>
                      <a:fillRect/>
                    </a:stretch>
                  </pic:blipFill>
                  <pic:spPr>
                    <a:xfrm>
                      <a:off x="0" y="0"/>
                      <a:ext cx="939800" cy="266700"/>
                    </a:xfrm>
                    <a:prstGeom prst="rect">
                      <a:avLst/>
                    </a:prstGeom>
                    <a:ln/>
                  </pic:spPr>
                </pic:pic>
              </a:graphicData>
            </a:graphic>
          </wp:inline>
        </w:drawing>
      </w:r>
    </w:p>
    <w:p w14:paraId="625B8E60" w14:textId="412EA15E" w:rsidR="003C2AE0" w:rsidRDefault="00C15C95">
      <w:pPr>
        <w:rPr>
          <w:sz w:val="32"/>
          <w:szCs w:val="32"/>
        </w:rPr>
      </w:pPr>
      <w:r>
        <w:t xml:space="preserve">You can read more about adding, </w:t>
      </w:r>
      <w:proofErr w:type="gramStart"/>
      <w:r>
        <w:t>moving</w:t>
      </w:r>
      <w:proofErr w:type="gramEnd"/>
      <w:r>
        <w:t xml:space="preserve"> and removing columns under the </w:t>
      </w:r>
      <w:hyperlink w:anchor="_Editing_columns">
        <w:r>
          <w:rPr>
            <w:color w:val="1155CC"/>
            <w:u w:val="single"/>
          </w:rPr>
          <w:t>Editing columns section of this guide</w:t>
        </w:r>
      </w:hyperlink>
      <w:r>
        <w:t>.</w:t>
      </w:r>
    </w:p>
    <w:p w14:paraId="625B8E61" w14:textId="77777777" w:rsidR="003C2AE0" w:rsidRDefault="00C15C95">
      <w:pPr>
        <w:pStyle w:val="Heading1"/>
        <w:pageBreakBefore/>
        <w:spacing w:after="200"/>
      </w:pPr>
      <w:bookmarkStart w:id="13" w:name="_Toc706204622"/>
      <w:r>
        <w:lastRenderedPageBreak/>
        <w:t xml:space="preserve">Individual records </w:t>
      </w:r>
      <w:bookmarkEnd w:id="13"/>
    </w:p>
    <w:p w14:paraId="625B8E62" w14:textId="77777777" w:rsidR="003C2AE0" w:rsidRDefault="00C15C95">
      <w:pPr>
        <w:pStyle w:val="Heading2"/>
      </w:pPr>
      <w:bookmarkStart w:id="14" w:name="_Applicant"/>
      <w:bookmarkStart w:id="15" w:name="_Toc1897548507"/>
      <w:bookmarkEnd w:id="14"/>
      <w:r>
        <w:t xml:space="preserve">Applicant </w:t>
      </w:r>
      <w:bookmarkEnd w:id="15"/>
    </w:p>
    <w:p w14:paraId="625B8E63" w14:textId="77777777" w:rsidR="003C2AE0" w:rsidRDefault="00C15C95">
      <w:r>
        <w:t xml:space="preserve">Each applicant has their own record on the system which captures information relating to their application and journey to sanctuary in Wales.  </w:t>
      </w:r>
    </w:p>
    <w:p w14:paraId="625B8E64" w14:textId="77777777" w:rsidR="003C2AE0" w:rsidRDefault="00C15C95">
      <w:r>
        <w:t xml:space="preserve">To access an individual applicant record: </w:t>
      </w:r>
    </w:p>
    <w:p w14:paraId="625B8E65" w14:textId="5A5014BD" w:rsidR="003C2AE0" w:rsidRDefault="00B17099" w:rsidP="00E850EF">
      <w:pPr>
        <w:numPr>
          <w:ilvl w:val="0"/>
          <w:numId w:val="46"/>
        </w:numPr>
        <w:ind w:left="1080"/>
      </w:pPr>
      <w:hyperlink w:anchor="_Menus">
        <w:r w:rsidR="00C15C95">
          <w:rPr>
            <w:color w:val="1155CC"/>
            <w:u w:val="single"/>
          </w:rPr>
          <w:t>Applicants section</w:t>
        </w:r>
      </w:hyperlink>
      <w:r w:rsidR="00C15C95">
        <w:t xml:space="preserve">, double-click on the applicant’s name. This will open a new screen, titled with the applicant’s name. You can then see different overviews for the individual by clicking through the various tabs. </w:t>
      </w:r>
    </w:p>
    <w:p w14:paraId="625B8E66" w14:textId="165D63E4" w:rsidR="003C2AE0" w:rsidRDefault="43571982">
      <w:r>
        <w:rPr>
          <w:noProof/>
        </w:rPr>
        <w:drawing>
          <wp:inline distT="0" distB="0" distL="0" distR="0" wp14:anchorId="1551B793" wp14:editId="60AC803B">
            <wp:extent cx="6231448" cy="765949"/>
            <wp:effectExtent l="0" t="0" r="0" b="0"/>
            <wp:docPr id="1236691042" name="Picture 1236691042" descr="Images shows the tabs on the applicant screen. These are &#10;Summary&#10;Personal Details&#10;Case Notes and Activities&#10;Placement Trackings&#10;Health Board Info&#10;Related which drops down to audit history" title="Applicant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691042"/>
                    <pic:cNvPicPr/>
                  </pic:nvPicPr>
                  <pic:blipFill>
                    <a:blip r:embed="rId25">
                      <a:extLst>
                        <a:ext uri="{28A0092B-C50C-407E-A947-70E740481C1C}">
                          <a14:useLocalDpi xmlns:a14="http://schemas.microsoft.com/office/drawing/2010/main" val="0"/>
                        </a:ext>
                      </a:extLst>
                    </a:blip>
                    <a:stretch>
                      <a:fillRect/>
                    </a:stretch>
                  </pic:blipFill>
                  <pic:spPr>
                    <a:xfrm>
                      <a:off x="0" y="0"/>
                      <a:ext cx="6231448" cy="765949"/>
                    </a:xfrm>
                    <a:prstGeom prst="rect">
                      <a:avLst/>
                    </a:prstGeom>
                  </pic:spPr>
                </pic:pic>
              </a:graphicData>
            </a:graphic>
          </wp:inline>
        </w:drawing>
      </w:r>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1790"/>
        <w:gridCol w:w="7235"/>
      </w:tblGrid>
      <w:tr w:rsidR="003C2AE0" w14:paraId="625B8E69" w14:textId="77777777" w:rsidTr="71D018AC">
        <w:trPr>
          <w:trHeight w:val="30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7" w14:textId="77777777" w:rsidR="003C2AE0" w:rsidRDefault="00C15C95">
            <w:pPr>
              <w:spacing w:before="40"/>
              <w:rPr>
                <w:b/>
              </w:rPr>
            </w:pPr>
            <w:r>
              <w:rPr>
                <w:b/>
              </w:rPr>
              <w:t xml:space="preserve">Tab Name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8" w14:textId="77777777" w:rsidR="003C2AE0" w:rsidRDefault="00C15C95">
            <w:pPr>
              <w:spacing w:before="40"/>
              <w:rPr>
                <w:b/>
              </w:rPr>
            </w:pPr>
            <w:r>
              <w:rPr>
                <w:b/>
              </w:rPr>
              <w:t xml:space="preserve">Summary of Tab </w:t>
            </w:r>
          </w:p>
        </w:tc>
      </w:tr>
      <w:tr w:rsidR="003C2AE0" w14:paraId="625B8E73" w14:textId="77777777" w:rsidTr="71D018AC">
        <w:trPr>
          <w:trHeight w:val="406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A" w14:textId="77777777" w:rsidR="003C2AE0" w:rsidRDefault="00C15C95">
            <w:pPr>
              <w:spacing w:before="40"/>
              <w:rPr>
                <w:b/>
              </w:rPr>
            </w:pPr>
            <w:r>
              <w:rPr>
                <w:b/>
              </w:rPr>
              <w:t xml:space="preserve">Summary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B" w14:textId="77777777" w:rsidR="003C2AE0" w:rsidRDefault="00C15C95">
            <w:r>
              <w:t xml:space="preserve">Provides an overview of the individual record. </w:t>
            </w:r>
          </w:p>
          <w:p w14:paraId="625B8E6C" w14:textId="77777777" w:rsidR="003C2AE0" w:rsidRDefault="00C15C95">
            <w:r>
              <w:t xml:space="preserve">The Person Information section includes: </w:t>
            </w:r>
          </w:p>
          <w:p w14:paraId="625B8E6D" w14:textId="77777777" w:rsidR="003C2AE0" w:rsidRDefault="00C15C95" w:rsidP="00E850EF">
            <w:pPr>
              <w:numPr>
                <w:ilvl w:val="0"/>
                <w:numId w:val="49"/>
              </w:numPr>
              <w:ind w:left="1080"/>
            </w:pPr>
            <w:r>
              <w:t xml:space="preserve">whether this person is their household’s </w:t>
            </w:r>
            <w:r>
              <w:rPr>
                <w:b/>
              </w:rPr>
              <w:t>lead applicant</w:t>
            </w:r>
            <w:r>
              <w:t xml:space="preserve"> (usually an adult or English speaker in the group for communication purposes) </w:t>
            </w:r>
          </w:p>
          <w:p w14:paraId="625B8E6E" w14:textId="77777777" w:rsidR="003C2AE0" w:rsidRDefault="00C15C95" w:rsidP="00E850EF">
            <w:pPr>
              <w:numPr>
                <w:ilvl w:val="0"/>
                <w:numId w:val="49"/>
              </w:numPr>
              <w:ind w:left="1080"/>
            </w:pPr>
            <w:r>
              <w:t xml:space="preserve">the individual’s </w:t>
            </w:r>
            <w:r>
              <w:rPr>
                <w:b/>
              </w:rPr>
              <w:t xml:space="preserve">relationship </w:t>
            </w:r>
            <w:r>
              <w:t xml:space="preserve">to the lead applicant (if not lead applicant) </w:t>
            </w:r>
          </w:p>
          <w:p w14:paraId="625B8E6F" w14:textId="77777777" w:rsidR="003C2AE0" w:rsidRDefault="00C15C95" w:rsidP="00E850EF">
            <w:pPr>
              <w:numPr>
                <w:ilvl w:val="0"/>
                <w:numId w:val="49"/>
              </w:numPr>
              <w:ind w:left="1080"/>
            </w:pPr>
            <w:r>
              <w:t xml:space="preserve">their </w:t>
            </w:r>
            <w:r>
              <w:rPr>
                <w:b/>
              </w:rPr>
              <w:t>sponsor scheme</w:t>
            </w:r>
            <w:r>
              <w:t xml:space="preserve"> and</w:t>
            </w:r>
            <w:r>
              <w:rPr>
                <w:b/>
              </w:rPr>
              <w:t xml:space="preserve"> journey status</w:t>
            </w:r>
            <w:r>
              <w:t xml:space="preserve">  </w:t>
            </w:r>
          </w:p>
          <w:p w14:paraId="625B8E70" w14:textId="77777777" w:rsidR="003C2AE0" w:rsidRDefault="00C15C95" w:rsidP="00E850EF">
            <w:pPr>
              <w:numPr>
                <w:ilvl w:val="0"/>
                <w:numId w:val="49"/>
              </w:numPr>
              <w:ind w:left="1080"/>
            </w:pPr>
            <w:r>
              <w:t xml:space="preserve">their Household ID </w:t>
            </w:r>
          </w:p>
          <w:p w14:paraId="625B8E71" w14:textId="77777777" w:rsidR="003C2AE0" w:rsidRDefault="00C15C95">
            <w:pPr>
              <w:ind w:left="-20"/>
            </w:pPr>
            <w:r>
              <w:rPr>
                <w:b/>
              </w:rPr>
              <w:t>Case notes</w:t>
            </w:r>
            <w:r>
              <w:t xml:space="preserve"> and record activities such as meetings, tasks, and any other actions taken to capture information relevant to that individual’s journey are also featured here. </w:t>
            </w:r>
          </w:p>
          <w:p w14:paraId="625B8E72" w14:textId="77777777" w:rsidR="003C2AE0" w:rsidRDefault="00C15C95">
            <w:pPr>
              <w:ind w:left="-20"/>
            </w:pPr>
            <w:r>
              <w:rPr>
                <w:b/>
              </w:rPr>
              <w:t xml:space="preserve">Checks </w:t>
            </w:r>
            <w:r>
              <w:t xml:space="preserve">and services offered can be quickly updated here and are used for filtering data   </w:t>
            </w:r>
          </w:p>
        </w:tc>
      </w:tr>
      <w:tr w:rsidR="003C2AE0" w14:paraId="625B8E76" w14:textId="77777777" w:rsidTr="71D018AC">
        <w:trPr>
          <w:trHeight w:val="60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4" w14:textId="77777777" w:rsidR="003C2AE0" w:rsidRDefault="00C15C95">
            <w:pPr>
              <w:spacing w:before="40"/>
              <w:rPr>
                <w:b/>
              </w:rPr>
            </w:pPr>
            <w:r>
              <w:rPr>
                <w:b/>
              </w:rPr>
              <w:t xml:space="preserve">Personal Details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5" w14:textId="77777777" w:rsidR="003C2AE0" w:rsidRDefault="00C15C95">
            <w:r>
              <w:t xml:space="preserve">Gives a more in-depth record of the applicant’s </w:t>
            </w:r>
            <w:r>
              <w:rPr>
                <w:b/>
              </w:rPr>
              <w:t xml:space="preserve">phone </w:t>
            </w:r>
            <w:r>
              <w:t xml:space="preserve">and </w:t>
            </w:r>
            <w:r>
              <w:rPr>
                <w:b/>
              </w:rPr>
              <w:t xml:space="preserve">email </w:t>
            </w:r>
            <w:r>
              <w:t xml:space="preserve">details plus details of their </w:t>
            </w:r>
            <w:r>
              <w:rPr>
                <w:b/>
              </w:rPr>
              <w:t xml:space="preserve">sponsor/host </w:t>
            </w:r>
            <w:r>
              <w:t xml:space="preserve">(where applicable). </w:t>
            </w:r>
          </w:p>
        </w:tc>
      </w:tr>
      <w:tr w:rsidR="003C2AE0" w14:paraId="625B8E7A" w14:textId="77777777" w:rsidTr="71D018AC">
        <w:trPr>
          <w:trHeight w:val="118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7" w14:textId="77777777" w:rsidR="003C2AE0" w:rsidRDefault="00C15C95">
            <w:pPr>
              <w:spacing w:before="40"/>
              <w:rPr>
                <w:b/>
              </w:rPr>
            </w:pPr>
            <w:r>
              <w:rPr>
                <w:b/>
              </w:rPr>
              <w:lastRenderedPageBreak/>
              <w:t xml:space="preserve">Case Notes and Activities </w:t>
            </w:r>
          </w:p>
          <w:p w14:paraId="625B8E78" w14:textId="77777777" w:rsidR="003C2AE0" w:rsidRDefault="00C15C95">
            <w:pPr>
              <w:spacing w:before="40"/>
              <w:rPr>
                <w:b/>
              </w:rPr>
            </w:pPr>
            <w:r>
              <w:rPr>
                <w:b/>
              </w:rPr>
              <w:t xml:space="preserv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9" w14:textId="77777777" w:rsidR="003C2AE0" w:rsidRDefault="00C15C95">
            <w:r>
              <w:t xml:space="preserve">Summarises all </w:t>
            </w:r>
            <w:r>
              <w:rPr>
                <w:b/>
              </w:rPr>
              <w:t>case notes</w:t>
            </w:r>
            <w:r>
              <w:t xml:space="preserve"> raised for an applicant. Case notes may include notes on travel information, checks outstanding at a welcome centre or notes on changes to the makeup of their household group. </w:t>
            </w:r>
          </w:p>
        </w:tc>
      </w:tr>
      <w:tr w:rsidR="003C2AE0" w14:paraId="625B8E7E" w14:textId="77777777" w:rsidTr="71D018AC">
        <w:trPr>
          <w:trHeight w:val="88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B" w14:textId="6040B5CB" w:rsidR="003C2AE0" w:rsidRDefault="00C15C95">
            <w:pPr>
              <w:spacing w:before="40"/>
              <w:rPr>
                <w:b/>
              </w:rPr>
            </w:pPr>
            <w:r>
              <w:rPr>
                <w:b/>
              </w:rPr>
              <w:t xml:space="preserve">Placement Tracking </w:t>
            </w:r>
          </w:p>
          <w:p w14:paraId="625B8E7C" w14:textId="77777777" w:rsidR="003C2AE0" w:rsidRDefault="00C15C95">
            <w:pPr>
              <w:spacing w:before="40"/>
              <w:rPr>
                <w:b/>
              </w:rPr>
            </w:pPr>
            <w:r>
              <w:rPr>
                <w:b/>
              </w:rPr>
              <w:t xml:space="preserv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D" w14:textId="77777777" w:rsidR="003C2AE0" w:rsidRDefault="00C15C95">
            <w:r>
              <w:t xml:space="preserve">Lists all </w:t>
            </w:r>
            <w:r>
              <w:rPr>
                <w:b/>
              </w:rPr>
              <w:t>current and previous placements</w:t>
            </w:r>
            <w:r>
              <w:t xml:space="preserve">. This includes records of when an applicant stays in temporary accommodation or welcome centres as well as their move to permanent accommodation. </w:t>
            </w:r>
          </w:p>
        </w:tc>
      </w:tr>
      <w:tr w:rsidR="71D018AC" w14:paraId="4FAAA13A" w14:textId="77777777" w:rsidTr="71D018AC">
        <w:trPr>
          <w:trHeight w:val="117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7B3FF48" w14:textId="69AC63C3" w:rsidR="73F6D1F8" w:rsidRDefault="73F6D1F8" w:rsidP="71D018AC">
            <w:pPr>
              <w:rPr>
                <w:b/>
              </w:rPr>
            </w:pPr>
            <w:r w:rsidRPr="7B64999A">
              <w:rPr>
                <w:b/>
              </w:rPr>
              <w:t>Health Board Info</w:t>
            </w:r>
          </w:p>
        </w:tc>
        <w:tc>
          <w:tcPr>
            <w:tcW w:w="7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9D1684C" w14:textId="17B747CE" w:rsidR="73F6D1F8" w:rsidRDefault="73F6D1F8" w:rsidP="71D018AC">
            <w:r>
              <w:t>Provides additional information for Local Health Boards relating to their registered medical practice.</w:t>
            </w:r>
          </w:p>
        </w:tc>
      </w:tr>
      <w:tr w:rsidR="003C2AE0" w14:paraId="625B8E81" w14:textId="77777777" w:rsidTr="71D018AC">
        <w:trPr>
          <w:trHeight w:val="117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F" w14:textId="77777777" w:rsidR="003C2AE0" w:rsidRDefault="00C15C95">
            <w:pPr>
              <w:spacing w:before="40"/>
              <w:rPr>
                <w:b/>
              </w:rPr>
            </w:pPr>
            <w:r>
              <w:rPr>
                <w:b/>
              </w:rPr>
              <w:t xml:space="preserve">Related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0" w14:textId="77777777" w:rsidR="003C2AE0" w:rsidRDefault="00C15C95">
            <w:r>
              <w:t xml:space="preserve">Provides access to Audit History for those that have permission. It provides a time stamped record detailing all changes made to an individual’s record. </w:t>
            </w:r>
          </w:p>
        </w:tc>
      </w:tr>
    </w:tbl>
    <w:p w14:paraId="625B8E82" w14:textId="77777777" w:rsidR="003C2AE0" w:rsidRDefault="00C15C95">
      <w:pPr>
        <w:pStyle w:val="Heading2"/>
        <w:pageBreakBefore/>
        <w:spacing w:line="291" w:lineRule="auto"/>
      </w:pPr>
      <w:bookmarkStart w:id="16" w:name="_Toc1019081120"/>
      <w:r>
        <w:lastRenderedPageBreak/>
        <w:t xml:space="preserve">Household </w:t>
      </w:r>
      <w:bookmarkEnd w:id="16"/>
    </w:p>
    <w:p w14:paraId="625B8E83" w14:textId="77777777" w:rsidR="003C2AE0" w:rsidRDefault="00C15C95">
      <w:r>
        <w:t xml:space="preserve">A household group is a group of individuals that have travelled together to the UK and wish to move into accommodation together. Households can encompass both related and non-related individuals. Any information related to their requirements as a group is captured under their Household ID. Household IDs start with FAM (if created before data is imported into the system) or WG (if changes are made to Household Group after data import) and are followed by numbers.  </w:t>
      </w:r>
    </w:p>
    <w:p w14:paraId="625B8E84" w14:textId="77777777" w:rsidR="003C2AE0" w:rsidRDefault="00C15C95">
      <w:r>
        <w:t xml:space="preserve">To access a household record: </w:t>
      </w:r>
    </w:p>
    <w:p w14:paraId="625B8E85" w14:textId="742C1C12" w:rsidR="003C2AE0" w:rsidRDefault="00C15C95" w:rsidP="00E850EF">
      <w:pPr>
        <w:numPr>
          <w:ilvl w:val="0"/>
          <w:numId w:val="37"/>
        </w:numPr>
        <w:ind w:hanging="360"/>
      </w:pPr>
      <w:r>
        <w:t xml:space="preserve">From either the </w:t>
      </w:r>
      <w:hyperlink w:anchor="_Menus">
        <w:r w:rsidR="00814746" w:rsidRPr="75FD10DA">
          <w:rPr>
            <w:color w:val="1155CC"/>
            <w:u w:val="single"/>
          </w:rPr>
          <w:t>Households section</w:t>
        </w:r>
      </w:hyperlink>
      <w:r w:rsidR="00814746">
        <w:t xml:space="preserve"> or </w:t>
      </w:r>
      <w:r>
        <w:t xml:space="preserve">an individual’s record, </w:t>
      </w:r>
      <w:proofErr w:type="gramStart"/>
      <w:r>
        <w:t>left-click</w:t>
      </w:r>
      <w:proofErr w:type="gramEnd"/>
      <w:r>
        <w:t xml:space="preserve"> on the Household ID. This will open a new screen, titled with the Household ID. You can then see different overviews for the household by clicking through the various tabs. </w:t>
      </w:r>
    </w:p>
    <w:p w14:paraId="625B8E86" w14:textId="17CDDF46" w:rsidR="003C2AE0" w:rsidRDefault="05B4CDBB">
      <w:r>
        <w:rPr>
          <w:noProof/>
        </w:rPr>
        <w:drawing>
          <wp:inline distT="0" distB="0" distL="0" distR="0" wp14:anchorId="15DFE74A" wp14:editId="26A7C52C">
            <wp:extent cx="5594684" cy="885825"/>
            <wp:effectExtent l="0" t="0" r="0" b="0"/>
            <wp:docPr id="1145944256" name="Picture 114594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944256"/>
                    <pic:cNvPicPr/>
                  </pic:nvPicPr>
                  <pic:blipFill>
                    <a:blip r:embed="rId26">
                      <a:extLst>
                        <a:ext uri="{28A0092B-C50C-407E-A947-70E740481C1C}">
                          <a14:useLocalDpi xmlns:a14="http://schemas.microsoft.com/office/drawing/2010/main" val="0"/>
                        </a:ext>
                      </a:extLst>
                    </a:blip>
                    <a:stretch>
                      <a:fillRect/>
                    </a:stretch>
                  </pic:blipFill>
                  <pic:spPr>
                    <a:xfrm>
                      <a:off x="0" y="0"/>
                      <a:ext cx="5594684" cy="885825"/>
                    </a:xfrm>
                    <a:prstGeom prst="rect">
                      <a:avLst/>
                    </a:prstGeom>
                  </pic:spPr>
                </pic:pic>
              </a:graphicData>
            </a:graphic>
          </wp:inline>
        </w:drawing>
      </w:r>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2355"/>
        <w:gridCol w:w="6670"/>
      </w:tblGrid>
      <w:tr w:rsidR="003C2AE0" w14:paraId="625B8E89" w14:textId="77777777" w:rsidTr="71D018AC">
        <w:trPr>
          <w:trHeight w:val="300"/>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7" w14:textId="77777777" w:rsidR="003C2AE0" w:rsidRDefault="00C15C95">
            <w:pPr>
              <w:spacing w:before="40"/>
              <w:rPr>
                <w:b/>
              </w:rPr>
            </w:pPr>
            <w:r>
              <w:rPr>
                <w:b/>
              </w:rPr>
              <w:t xml:space="preserve">Tab name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8" w14:textId="77777777" w:rsidR="003C2AE0" w:rsidRDefault="00C15C95">
            <w:pPr>
              <w:spacing w:before="40"/>
              <w:rPr>
                <w:b/>
              </w:rPr>
            </w:pPr>
            <w:r>
              <w:rPr>
                <w:b/>
              </w:rPr>
              <w:t xml:space="preserve">Summary of Tab </w:t>
            </w:r>
          </w:p>
        </w:tc>
      </w:tr>
      <w:tr w:rsidR="003C2AE0" w14:paraId="625B8E8C" w14:textId="77777777" w:rsidTr="71D018AC">
        <w:trPr>
          <w:trHeight w:val="145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A" w14:textId="77777777" w:rsidR="003C2AE0" w:rsidRDefault="00C15C95">
            <w:pPr>
              <w:rPr>
                <w:sz w:val="22"/>
                <w:szCs w:val="22"/>
              </w:rPr>
            </w:pPr>
            <w:r>
              <w:rPr>
                <w:b/>
                <w:sz w:val="22"/>
                <w:szCs w:val="22"/>
              </w:rPr>
              <w:t>General</w:t>
            </w:r>
            <w:r>
              <w:rPr>
                <w:sz w:val="22"/>
                <w:szCs w:val="22"/>
              </w:rP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B" w14:textId="77777777" w:rsidR="003C2AE0" w:rsidRDefault="00C15C95">
            <w:r>
              <w:t>This tab gives an overview of the household details, including a list of the</w:t>
            </w:r>
            <w:r>
              <w:rPr>
                <w:b/>
              </w:rPr>
              <w:t xml:space="preserve"> individuals within the household</w:t>
            </w:r>
            <w:r>
              <w:t>. In this tab you can also make edits to the makeup of the household (</w:t>
            </w:r>
            <w:r>
              <w:rPr>
                <w:b/>
              </w:rPr>
              <w:t xml:space="preserve">adding </w:t>
            </w:r>
            <w:r>
              <w:t xml:space="preserve">or </w:t>
            </w:r>
            <w:r>
              <w:rPr>
                <w:b/>
              </w:rPr>
              <w:t>removing household</w:t>
            </w:r>
            <w:r>
              <w:t xml:space="preserve"> </w:t>
            </w:r>
            <w:r>
              <w:rPr>
                <w:b/>
              </w:rPr>
              <w:t xml:space="preserve">members </w:t>
            </w:r>
            <w:r>
              <w:t xml:space="preserve">and </w:t>
            </w:r>
            <w:r>
              <w:rPr>
                <w:b/>
              </w:rPr>
              <w:t>assigning lead applicant</w:t>
            </w:r>
            <w:r>
              <w:t xml:space="preserve"> status). You can also make a </w:t>
            </w:r>
            <w:r>
              <w:rPr>
                <w:b/>
              </w:rPr>
              <w:t>household note</w:t>
            </w:r>
            <w:r>
              <w:t xml:space="preserve">, for example, you can make a note if someone is in hospital but needs to be considered as being part of the household because they will join the family when they are released. </w:t>
            </w:r>
          </w:p>
        </w:tc>
      </w:tr>
      <w:tr w:rsidR="003C2AE0" w14:paraId="625B8E90"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D" w14:textId="77777777" w:rsidR="003C2AE0" w:rsidRDefault="00C15C95">
            <w:r>
              <w:rPr>
                <w:b/>
              </w:rPr>
              <w:t>Timeline</w:t>
            </w:r>
            <w:r>
              <w:t xml:space="preserve"> </w:t>
            </w:r>
          </w:p>
          <w:p w14:paraId="625B8E8E" w14:textId="77777777" w:rsidR="003C2AE0" w:rsidRDefault="00C15C95">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F" w14:textId="77777777" w:rsidR="003C2AE0" w:rsidRDefault="00C15C95">
            <w:r>
              <w:t xml:space="preserve">Here you will find a </w:t>
            </w:r>
            <w:r>
              <w:rPr>
                <w:b/>
              </w:rPr>
              <w:t>summary of case notes</w:t>
            </w:r>
            <w:r>
              <w:t xml:space="preserve"> and </w:t>
            </w:r>
            <w:r>
              <w:rPr>
                <w:b/>
              </w:rPr>
              <w:t xml:space="preserve">changes </w:t>
            </w:r>
            <w:r>
              <w:t xml:space="preserve">made to the household record. This includes details of who made the changes and when the change was made. </w:t>
            </w:r>
          </w:p>
        </w:tc>
      </w:tr>
      <w:tr w:rsidR="003C2AE0" w14:paraId="625B8E93"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1" w14:textId="77777777" w:rsidR="003C2AE0" w:rsidRDefault="00C15C95">
            <w:r>
              <w:rPr>
                <w:b/>
              </w:rPr>
              <w:t>Placement Tracking</w:t>
            </w:r>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2" w14:textId="77777777" w:rsidR="003C2AE0" w:rsidRDefault="00C15C95">
            <w:r>
              <w:t xml:space="preserve">This Tab provides a summary of the placement tracking records for the household which you can easily access and amend. You can also create new placement tracking records. </w:t>
            </w:r>
          </w:p>
        </w:tc>
      </w:tr>
      <w:tr w:rsidR="71D018AC" w14:paraId="1A44D187"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25ADB87" w14:textId="09E6BF72" w:rsidR="6C45471A" w:rsidRDefault="6C45471A" w:rsidP="71D018AC">
            <w:pPr>
              <w:rPr>
                <w:b/>
              </w:rPr>
            </w:pPr>
            <w:r w:rsidRPr="7B64999A">
              <w:rPr>
                <w:b/>
              </w:rPr>
              <w:t>Individual or Super Sponsor Applicant Checks</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18BFF6A" w14:textId="6C06D8D9" w:rsidR="6C45471A" w:rsidRDefault="6C45471A" w:rsidP="71D018AC">
            <w:r>
              <w:t>Shows the checks required depending on the sponsor route the applicant is travelling under.  For Super Sponsor these include medical screening and interim payment</w:t>
            </w:r>
            <w:r w:rsidRPr="00AD3391">
              <w:t xml:space="preserve">.  </w:t>
            </w:r>
            <w:r w:rsidR="18AF4449" w:rsidRPr="00AD3391">
              <w:t xml:space="preserve">For </w:t>
            </w:r>
            <w:r w:rsidR="6104A0A2" w:rsidRPr="00AD3391">
              <w:t>I</w:t>
            </w:r>
            <w:r w:rsidR="18AF4449" w:rsidRPr="00AD3391">
              <w:t>ndividual</w:t>
            </w:r>
            <w:r w:rsidRPr="00AD3391">
              <w:t xml:space="preserve"> Spon</w:t>
            </w:r>
            <w:r w:rsidR="125106A2" w:rsidRPr="00AD3391">
              <w:t>s</w:t>
            </w:r>
            <w:r w:rsidRPr="00AD3391">
              <w:t>or these include</w:t>
            </w:r>
            <w:r w:rsidR="2972FF5E" w:rsidRPr="00AD3391">
              <w:t xml:space="preserve"> </w:t>
            </w:r>
            <w:r w:rsidR="3AEFC44A" w:rsidRPr="00AD3391">
              <w:t>welfare</w:t>
            </w:r>
            <w:r w:rsidR="2972FF5E" w:rsidRPr="00AD3391">
              <w:t xml:space="preserve"> visit and interim payment.</w:t>
            </w:r>
          </w:p>
        </w:tc>
      </w:tr>
      <w:tr w:rsidR="003C2AE0" w14:paraId="625B8E96"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4" w14:textId="77777777" w:rsidR="003C2AE0" w:rsidRDefault="00C15C95">
            <w:r>
              <w:rPr>
                <w:b/>
              </w:rPr>
              <w:lastRenderedPageBreak/>
              <w:t>Related</w:t>
            </w:r>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5" w14:textId="77777777" w:rsidR="003C2AE0" w:rsidRDefault="00C15C95">
            <w:r>
              <w:t xml:space="preserve">Provides access to Audit History for those that have permission. It provides a time stamped record detailing all changes made to a household record. </w:t>
            </w:r>
          </w:p>
        </w:tc>
      </w:tr>
    </w:tbl>
    <w:p w14:paraId="625B8E97" w14:textId="77777777" w:rsidR="003C2AE0" w:rsidRDefault="003C2AE0"/>
    <w:p w14:paraId="625B8E98" w14:textId="77777777" w:rsidR="003C2AE0" w:rsidRDefault="00C15C95">
      <w:pPr>
        <w:pStyle w:val="Heading2"/>
        <w:pageBreakBefore/>
        <w:spacing w:line="291" w:lineRule="auto"/>
      </w:pPr>
      <w:bookmarkStart w:id="17" w:name="_Sponsor"/>
      <w:bookmarkStart w:id="18" w:name="_Toc223710897"/>
      <w:bookmarkEnd w:id="17"/>
      <w:r>
        <w:lastRenderedPageBreak/>
        <w:t xml:space="preserve">Sponsor </w:t>
      </w:r>
      <w:bookmarkEnd w:id="18"/>
    </w:p>
    <w:p w14:paraId="625B8E99" w14:textId="77777777" w:rsidR="003C2AE0" w:rsidRDefault="00C15C95">
      <w:r>
        <w:t xml:space="preserve">The Sponsor screen provides details of the sponsor. This includes details of the sponsor’s contact preferences as well as any case notes or activities relating to the individual. </w:t>
      </w:r>
    </w:p>
    <w:p w14:paraId="625B8E9A" w14:textId="77777777" w:rsidR="003C2AE0" w:rsidRDefault="00C15C95">
      <w:r>
        <w:t xml:space="preserve">To access an individual Sponsor record: </w:t>
      </w:r>
    </w:p>
    <w:p w14:paraId="625B8E9B" w14:textId="2554722D" w:rsidR="003C2AE0" w:rsidRDefault="00C15C95" w:rsidP="00E850EF">
      <w:pPr>
        <w:numPr>
          <w:ilvl w:val="0"/>
          <w:numId w:val="17"/>
        </w:numPr>
        <w:ind w:hanging="360"/>
      </w:pPr>
      <w:r>
        <w:t xml:space="preserve">Double-click on the sponsor’s name from the </w:t>
      </w:r>
      <w:hyperlink w:anchor="_Menus">
        <w:r>
          <w:rPr>
            <w:color w:val="1155CC"/>
            <w:u w:val="single"/>
          </w:rPr>
          <w:t>Sponsors section</w:t>
        </w:r>
      </w:hyperlink>
      <w:r>
        <w:t xml:space="preserve">. This will open a new screen, titled with the sponsor’s name. You can then see different overviews for the sponsor by clicking through the various tabs. </w:t>
      </w:r>
    </w:p>
    <w:p w14:paraId="625B8E9C" w14:textId="77777777" w:rsidR="003C2AE0" w:rsidRDefault="00C15C95">
      <w:r>
        <w:rPr>
          <w:noProof/>
          <w:color w:val="2B579A"/>
          <w:shd w:val="clear" w:color="auto" w:fill="E6E6E6"/>
        </w:rPr>
        <w:drawing>
          <wp:inline distT="114300" distB="114300" distL="114300" distR="114300" wp14:anchorId="625B91CB" wp14:editId="625B91CC">
            <wp:extent cx="5731200" cy="1028700"/>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5731200" cy="1028700"/>
                    </a:xfrm>
                    <a:prstGeom prst="rect">
                      <a:avLst/>
                    </a:prstGeom>
                    <a:ln/>
                  </pic:spPr>
                </pic:pic>
              </a:graphicData>
            </a:graphic>
          </wp:inline>
        </w:drawing>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14:paraId="625B8E9F" w14:textId="77777777" w:rsidTr="509D16E4">
        <w:trPr>
          <w:trHeight w:val="3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D" w14:textId="77777777" w:rsidR="003C2AE0" w:rsidRDefault="00C15C95">
            <w:pPr>
              <w:spacing w:before="40"/>
              <w:rPr>
                <w:b/>
              </w:rPr>
            </w:pPr>
            <w:r>
              <w:rPr>
                <w:b/>
              </w:rPr>
              <w:t xml:space="preserve">Tab name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E" w14:textId="77777777" w:rsidR="003C2AE0" w:rsidRDefault="00C15C95">
            <w:pPr>
              <w:spacing w:before="40"/>
              <w:rPr>
                <w:b/>
              </w:rPr>
            </w:pPr>
            <w:r>
              <w:rPr>
                <w:b/>
              </w:rPr>
              <w:t xml:space="preserve">Summary of Tab </w:t>
            </w:r>
          </w:p>
        </w:tc>
      </w:tr>
      <w:tr w:rsidR="003C2AE0" w14:paraId="625B8EA6"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0" w14:textId="77777777" w:rsidR="003C2AE0" w:rsidRDefault="00C15C95">
            <w:pPr>
              <w:rPr>
                <w:sz w:val="22"/>
                <w:szCs w:val="22"/>
              </w:rPr>
            </w:pPr>
            <w:r>
              <w:rPr>
                <w:b/>
                <w:sz w:val="22"/>
                <w:szCs w:val="22"/>
              </w:rPr>
              <w:t>Summary</w:t>
            </w:r>
            <w:r>
              <w:rPr>
                <w:sz w:val="22"/>
                <w:szCs w:val="22"/>
              </w:rP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1" w14:textId="77777777" w:rsidR="003C2AE0" w:rsidRDefault="00C15C95">
            <w:r>
              <w:t xml:space="preserve">The Summary Tab section includes: </w:t>
            </w:r>
          </w:p>
          <w:p w14:paraId="625B8EA2" w14:textId="77777777" w:rsidR="003C2AE0" w:rsidRDefault="00C15C95" w:rsidP="00E850EF">
            <w:pPr>
              <w:numPr>
                <w:ilvl w:val="0"/>
                <w:numId w:val="53"/>
              </w:numPr>
              <w:ind w:left="1080"/>
            </w:pPr>
            <w:r>
              <w:t xml:space="preserve">overview of personal details of the sponsor  </w:t>
            </w:r>
          </w:p>
          <w:p w14:paraId="625B8EA3" w14:textId="77777777" w:rsidR="003C2AE0" w:rsidRDefault="00C15C95" w:rsidP="00E850EF">
            <w:pPr>
              <w:numPr>
                <w:ilvl w:val="0"/>
                <w:numId w:val="53"/>
              </w:numPr>
              <w:ind w:left="1080"/>
            </w:pPr>
            <w:r>
              <w:t xml:space="preserve">their </w:t>
            </w:r>
            <w:r>
              <w:rPr>
                <w:b/>
              </w:rPr>
              <w:t>contact details</w:t>
            </w:r>
            <w:r>
              <w:t xml:space="preserve"> and </w:t>
            </w:r>
            <w:r>
              <w:rPr>
                <w:b/>
              </w:rPr>
              <w:t>address</w:t>
            </w:r>
            <w:r>
              <w:t xml:space="preserve">. </w:t>
            </w:r>
          </w:p>
          <w:p w14:paraId="625B8EA4" w14:textId="77777777" w:rsidR="003C2AE0" w:rsidRDefault="00C15C95" w:rsidP="00E850EF">
            <w:pPr>
              <w:numPr>
                <w:ilvl w:val="0"/>
                <w:numId w:val="53"/>
              </w:numPr>
              <w:ind w:left="1080"/>
            </w:pPr>
            <w:r>
              <w:t xml:space="preserve">their </w:t>
            </w:r>
            <w:r>
              <w:rPr>
                <w:b/>
              </w:rPr>
              <w:t>sponsor host status</w:t>
            </w:r>
            <w:r>
              <w:t xml:space="preserve">  </w:t>
            </w:r>
          </w:p>
          <w:p w14:paraId="625B8EA5" w14:textId="77777777" w:rsidR="003C2AE0" w:rsidRDefault="00C15C95">
            <w:r>
              <w:t xml:space="preserve">You can also add </w:t>
            </w:r>
            <w:r>
              <w:rPr>
                <w:b/>
              </w:rPr>
              <w:t>Case Notes and Activities</w:t>
            </w:r>
            <w:r>
              <w:t xml:space="preserve"> against the record and will be able to </w:t>
            </w:r>
            <w:r>
              <w:rPr>
                <w:b/>
              </w:rPr>
              <w:t>record checks.</w:t>
            </w:r>
            <w:r>
              <w:t xml:space="preserve"> </w:t>
            </w:r>
          </w:p>
        </w:tc>
      </w:tr>
      <w:tr w:rsidR="003C2AE0" w14:paraId="625B8EA9"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7" w14:textId="77777777" w:rsidR="003C2AE0" w:rsidRDefault="00C15C95">
            <w:r>
              <w:rPr>
                <w:b/>
              </w:rPr>
              <w:t>Placement Tracking</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8" w14:textId="6D8BDB7A" w:rsidR="003C2AE0" w:rsidRDefault="00C15C95">
            <w:r>
              <w:t>Will show placement tracking for individuals who will be housed with the Sponsor</w:t>
            </w:r>
            <w:r w:rsidR="00AD3391">
              <w:t>.</w:t>
            </w:r>
            <w:r>
              <w:t xml:space="preserve"> </w:t>
            </w:r>
          </w:p>
        </w:tc>
      </w:tr>
      <w:tr w:rsidR="003C2AE0" w14:paraId="625B8EAC" w14:textId="77777777" w:rsidTr="509D16E4">
        <w:trPr>
          <w:trHeight w:val="3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A" w14:textId="77777777" w:rsidR="003C2AE0" w:rsidRDefault="00C15C95">
            <w:r>
              <w:rPr>
                <w:b/>
              </w:rPr>
              <w:t>Host Addresses</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B" w14:textId="77777777" w:rsidR="003C2AE0" w:rsidRDefault="00C15C95">
            <w:r>
              <w:t xml:space="preserve">List all the available addresses in which a Sponsor has been approved to house applicants who have applied via the Individual Sponsor Route. </w:t>
            </w:r>
          </w:p>
        </w:tc>
      </w:tr>
      <w:tr w:rsidR="003C2AE0" w14:paraId="625B8EAF"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D" w14:textId="77777777" w:rsidR="003C2AE0" w:rsidRDefault="00C15C95">
            <w:r>
              <w:rPr>
                <w:b/>
              </w:rPr>
              <w:t>Sponsor Household</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E" w14:textId="77777777" w:rsidR="003C2AE0" w:rsidRDefault="00C15C95">
            <w:r>
              <w:t xml:space="preserve">Shows individuals that live with Sponsor at the time of application. </w:t>
            </w:r>
          </w:p>
        </w:tc>
      </w:tr>
      <w:tr w:rsidR="003C2AE0" w14:paraId="625B8EB2"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0" w14:textId="77777777" w:rsidR="003C2AE0" w:rsidRDefault="00C15C95">
            <w:pPr>
              <w:rPr>
                <w:b/>
              </w:rPr>
            </w:pPr>
            <w:r>
              <w:rPr>
                <w:b/>
              </w:rPr>
              <w:t>Applicants</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1" w14:textId="36793500" w:rsidR="003C2AE0" w:rsidRDefault="00C15C95">
            <w:r>
              <w:t>Shows individuals who have listed them as a host on their individual sponsor scheme application.</w:t>
            </w:r>
          </w:p>
        </w:tc>
      </w:tr>
      <w:tr w:rsidR="003C2AE0" w14:paraId="625B8EB5"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3" w14:textId="77777777" w:rsidR="003C2AE0" w:rsidRDefault="00C15C95">
            <w:r>
              <w:rPr>
                <w:b/>
              </w:rPr>
              <w:t>Related</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4" w14:textId="77777777" w:rsidR="003C2AE0" w:rsidRDefault="00C15C95">
            <w:r>
              <w:t xml:space="preserve">The options within this tab are Audit History and Applications. </w:t>
            </w:r>
          </w:p>
        </w:tc>
      </w:tr>
    </w:tbl>
    <w:p w14:paraId="625B8EB6" w14:textId="77777777" w:rsidR="003C2AE0" w:rsidRDefault="00C15C95">
      <w:r>
        <w:t xml:space="preserve"> </w:t>
      </w:r>
    </w:p>
    <w:p w14:paraId="625B8EB7" w14:textId="77777777" w:rsidR="003C2AE0" w:rsidRDefault="00C15C95">
      <w:pPr>
        <w:pStyle w:val="Heading2"/>
        <w:pageBreakBefore/>
        <w:spacing w:line="291" w:lineRule="auto"/>
      </w:pPr>
      <w:bookmarkStart w:id="19" w:name="_Sponsor_Household"/>
      <w:bookmarkStart w:id="20" w:name="_Toc1052528960"/>
      <w:bookmarkEnd w:id="19"/>
      <w:r>
        <w:lastRenderedPageBreak/>
        <w:t xml:space="preserve">Sponsor Household </w:t>
      </w:r>
      <w:bookmarkEnd w:id="20"/>
    </w:p>
    <w:p w14:paraId="625B8EB8" w14:textId="77777777" w:rsidR="003C2AE0" w:rsidRDefault="00C15C95">
      <w:r>
        <w:t xml:space="preserve">The Sponsor Household screen allows you to see who else from the sponsor’s family is living in a sponsor’s accommodation at the point of application. For </w:t>
      </w:r>
      <w:proofErr w:type="gramStart"/>
      <w:r>
        <w:t>example</w:t>
      </w:r>
      <w:proofErr w:type="gramEnd"/>
      <w:r>
        <w:t xml:space="preserve"> a sponsor’s child or partner. </w:t>
      </w:r>
    </w:p>
    <w:p w14:paraId="625B8EB9" w14:textId="77777777" w:rsidR="003C2AE0" w:rsidRDefault="00C15C95">
      <w:r>
        <w:t xml:space="preserve">To see an individual Sponsor Household record: </w:t>
      </w:r>
    </w:p>
    <w:p w14:paraId="625B8EBA" w14:textId="50D4B22C" w:rsidR="003C2AE0" w:rsidRDefault="00C15C95" w:rsidP="00E850EF">
      <w:pPr>
        <w:numPr>
          <w:ilvl w:val="0"/>
          <w:numId w:val="36"/>
        </w:numPr>
        <w:ind w:hanging="360"/>
      </w:pPr>
      <w:r>
        <w:t xml:space="preserve">Double-click on the individual’s name from the </w:t>
      </w:r>
      <w:hyperlink w:anchor="_Menus">
        <w:r>
          <w:rPr>
            <w:color w:val="1155CC"/>
            <w:u w:val="single"/>
          </w:rPr>
          <w:t>Sponsor Household section</w:t>
        </w:r>
      </w:hyperlink>
      <w:r>
        <w:t xml:space="preserve">. This will open a new screen, titled New Sponsor Household e. You can then see different details of the individuals within a sponsor’s household. </w:t>
      </w:r>
    </w:p>
    <w:p w14:paraId="625B8EBB" w14:textId="77777777" w:rsidR="003C2AE0" w:rsidRDefault="00C15C95">
      <w:r>
        <w:rPr>
          <w:noProof/>
          <w:color w:val="2B579A"/>
          <w:shd w:val="clear" w:color="auto" w:fill="E6E6E6"/>
        </w:rPr>
        <w:drawing>
          <wp:inline distT="114300" distB="114300" distL="114300" distR="114300" wp14:anchorId="625B91CD" wp14:editId="625B91CE">
            <wp:extent cx="3149600" cy="12573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3149600" cy="1257300"/>
                    </a:xfrm>
                    <a:prstGeom prst="rect">
                      <a:avLst/>
                    </a:prstGeom>
                    <a:ln/>
                  </pic:spPr>
                </pic:pic>
              </a:graphicData>
            </a:graphic>
          </wp:inline>
        </w:drawing>
      </w:r>
    </w:p>
    <w:p w14:paraId="625B8EBC" w14:textId="77777777" w:rsidR="003C2AE0" w:rsidRDefault="00C15C95">
      <w:r>
        <w:t xml:space="preserve"> </w:t>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14:paraId="625B8EBF" w14:textId="77777777">
        <w:trPr>
          <w:trHeight w:val="300"/>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BD" w14:textId="77777777" w:rsidR="003C2AE0" w:rsidRDefault="00C15C95">
            <w:pPr>
              <w:spacing w:before="40"/>
              <w:rPr>
                <w:b/>
              </w:rPr>
            </w:pPr>
            <w:r>
              <w:rPr>
                <w:b/>
              </w:rPr>
              <w:t xml:space="preserve">Tab name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BE" w14:textId="77777777" w:rsidR="003C2AE0" w:rsidRDefault="00C15C95">
            <w:pPr>
              <w:spacing w:before="40"/>
              <w:rPr>
                <w:b/>
              </w:rPr>
            </w:pPr>
            <w:r>
              <w:rPr>
                <w:b/>
              </w:rPr>
              <w:t xml:space="preserve">Summary of Tab </w:t>
            </w:r>
          </w:p>
        </w:tc>
      </w:tr>
      <w:tr w:rsidR="003C2AE0" w14:paraId="625B8EC2" w14:textId="77777777">
        <w:trPr>
          <w:trHeight w:val="885"/>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0" w14:textId="77777777" w:rsidR="003C2AE0" w:rsidRDefault="00C15C95">
            <w:pPr>
              <w:spacing w:before="40"/>
              <w:rPr>
                <w:b/>
                <w:sz w:val="22"/>
                <w:szCs w:val="22"/>
              </w:rPr>
            </w:pPr>
            <w:r>
              <w:rPr>
                <w:b/>
                <w:sz w:val="22"/>
                <w:szCs w:val="22"/>
              </w:rPr>
              <w:t xml:space="preserve">General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1" w14:textId="77777777" w:rsidR="003C2AE0" w:rsidRDefault="00C15C95">
            <w:pPr>
              <w:spacing w:before="40"/>
            </w:pPr>
            <w:r>
              <w:t xml:space="preserve">The General tab gives a brief overview of </w:t>
            </w:r>
            <w:r>
              <w:rPr>
                <w:b/>
              </w:rPr>
              <w:t>all individuals that live in the sponsor’s household</w:t>
            </w:r>
            <w:r>
              <w:t xml:space="preserve">. </w:t>
            </w:r>
          </w:p>
        </w:tc>
      </w:tr>
      <w:tr w:rsidR="003C2AE0" w14:paraId="625B8EC5" w14:textId="77777777">
        <w:trPr>
          <w:trHeight w:val="885"/>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3" w14:textId="77777777" w:rsidR="003C2AE0" w:rsidRDefault="00C15C95">
            <w:pPr>
              <w:spacing w:before="40"/>
              <w:rPr>
                <w:b/>
              </w:rPr>
            </w:pPr>
            <w:r>
              <w:rPr>
                <w:b/>
              </w:rPr>
              <w:t xml:space="preserve">Related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4" w14:textId="77777777" w:rsidR="003C2AE0" w:rsidRDefault="00C15C95">
            <w:pPr>
              <w:spacing w:before="40"/>
            </w:pPr>
            <w:r>
              <w:t xml:space="preserve">Provides access to Audit History for those that have permission. It provides a time stamped record detailing all changes made to a sponsor household’s record.  </w:t>
            </w:r>
          </w:p>
        </w:tc>
      </w:tr>
    </w:tbl>
    <w:p w14:paraId="625B8EC6" w14:textId="296FD92C" w:rsidR="003C2AE0" w:rsidRDefault="00C15C95">
      <w:pPr>
        <w:pStyle w:val="Heading1"/>
        <w:pageBreakBefore/>
        <w:spacing w:after="200"/>
      </w:pPr>
      <w:bookmarkStart w:id="21" w:name="_Toc558372166"/>
      <w:r>
        <w:lastRenderedPageBreak/>
        <w:t xml:space="preserve">Using the system </w:t>
      </w:r>
      <w:bookmarkEnd w:id="21"/>
    </w:p>
    <w:p w14:paraId="625B8EC7" w14:textId="0ED61B4E" w:rsidR="003C2AE0" w:rsidRDefault="00C15C95" w:rsidP="76CBAEAD">
      <w:pPr>
        <w:pStyle w:val="Heading2"/>
        <w:spacing w:line="291" w:lineRule="auto"/>
      </w:pPr>
      <w:bookmarkStart w:id="22" w:name="_Toc468227618"/>
      <w:r>
        <w:t>Searching for a recor</w:t>
      </w:r>
      <w:r w:rsidR="4BCFF7ED">
        <w:t xml:space="preserve">d within </w:t>
      </w:r>
      <w:r w:rsidR="6520080F">
        <w:t xml:space="preserve">your </w:t>
      </w:r>
      <w:r w:rsidR="4BCFF7ED">
        <w:t>local authority</w:t>
      </w:r>
      <w:bookmarkEnd w:id="22"/>
    </w:p>
    <w:p w14:paraId="625B8EC8" w14:textId="77777777" w:rsidR="003C2AE0" w:rsidRPr="00AD3391" w:rsidRDefault="00C15C95" w:rsidP="00E850EF">
      <w:pPr>
        <w:numPr>
          <w:ilvl w:val="0"/>
          <w:numId w:val="28"/>
        </w:numPr>
        <w:ind w:hanging="360"/>
      </w:pPr>
      <w:r w:rsidRPr="00AD3391">
        <w:t xml:space="preserve">Click on Applicant Screen if searching for an individual, or Household section if you are searching for a FAM ID reference. </w:t>
      </w:r>
    </w:p>
    <w:p w14:paraId="625B8EC9" w14:textId="61BED94F" w:rsidR="003C2AE0" w:rsidRPr="00AD3391" w:rsidRDefault="00C15C95" w:rsidP="00E850EF">
      <w:pPr>
        <w:numPr>
          <w:ilvl w:val="0"/>
          <w:numId w:val="28"/>
        </w:numPr>
        <w:ind w:hanging="360"/>
      </w:pPr>
      <w:r w:rsidRPr="00AD3391">
        <w:t xml:space="preserve">Enter a search term into the search tool </w:t>
      </w:r>
      <w:r w:rsidR="76B99E62" w:rsidRPr="00AD3391">
        <w:rPr>
          <w:noProof/>
        </w:rPr>
        <w:drawing>
          <wp:inline distT="0" distB="0" distL="0" distR="0" wp14:anchorId="5CB8F060" wp14:editId="205BC25B">
            <wp:extent cx="1619250" cy="398145"/>
            <wp:effectExtent l="0" t="0" r="0" b="1905"/>
            <wp:docPr id="1594027389" name="Picture 1594027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027389"/>
                    <pic:cNvPicPr/>
                  </pic:nvPicPr>
                  <pic:blipFill>
                    <a:blip r:embed="rId29">
                      <a:extLst>
                        <a:ext uri="{28A0092B-C50C-407E-A947-70E740481C1C}">
                          <a14:useLocalDpi xmlns:a14="http://schemas.microsoft.com/office/drawing/2010/main" val="0"/>
                        </a:ext>
                      </a:extLst>
                    </a:blip>
                    <a:stretch>
                      <a:fillRect/>
                    </a:stretch>
                  </pic:blipFill>
                  <pic:spPr>
                    <a:xfrm>
                      <a:off x="0" y="0"/>
                      <a:ext cx="1619250" cy="398145"/>
                    </a:xfrm>
                    <a:prstGeom prst="rect">
                      <a:avLst/>
                    </a:prstGeom>
                  </pic:spPr>
                </pic:pic>
              </a:graphicData>
            </a:graphic>
          </wp:inline>
        </w:drawing>
      </w:r>
      <w:r w:rsidRPr="00AD3391">
        <w:t xml:space="preserve">and press enter. For example, you may want to search for an applicant using their last name. </w:t>
      </w:r>
    </w:p>
    <w:p w14:paraId="625B8ECA" w14:textId="77777777" w:rsidR="003C2AE0" w:rsidRPr="00AD3391" w:rsidRDefault="00C15C95">
      <w:pPr>
        <w:ind w:left="360"/>
      </w:pPr>
      <w:r w:rsidRPr="00AD3391">
        <w:rPr>
          <w:noProof/>
          <w:color w:val="2B579A"/>
          <w:shd w:val="clear" w:color="auto" w:fill="E6E6E6"/>
        </w:rPr>
        <w:drawing>
          <wp:inline distT="114300" distB="114300" distL="114300" distR="114300" wp14:anchorId="625B91D1" wp14:editId="625B91D2">
            <wp:extent cx="1841500" cy="431800"/>
            <wp:effectExtent l="0" t="0" r="0" b="0"/>
            <wp:docPr id="6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0"/>
                    <a:srcRect/>
                    <a:stretch>
                      <a:fillRect/>
                    </a:stretch>
                  </pic:blipFill>
                  <pic:spPr>
                    <a:xfrm>
                      <a:off x="0" y="0"/>
                      <a:ext cx="1841500" cy="431800"/>
                    </a:xfrm>
                    <a:prstGeom prst="rect">
                      <a:avLst/>
                    </a:prstGeom>
                    <a:ln/>
                  </pic:spPr>
                </pic:pic>
              </a:graphicData>
            </a:graphic>
          </wp:inline>
        </w:drawing>
      </w:r>
    </w:p>
    <w:p w14:paraId="625B8ECB" w14:textId="77777777" w:rsidR="003C2AE0" w:rsidRPr="00AD3391" w:rsidRDefault="00C15C95" w:rsidP="00E850EF">
      <w:pPr>
        <w:numPr>
          <w:ilvl w:val="0"/>
          <w:numId w:val="43"/>
        </w:numPr>
        <w:ind w:hanging="360"/>
      </w:pPr>
      <w:r w:rsidRPr="00AD3391">
        <w:t xml:space="preserve">This will filter the table to show the relevant results. </w:t>
      </w:r>
    </w:p>
    <w:p w14:paraId="625B8ECC" w14:textId="77777777" w:rsidR="003C2AE0" w:rsidRDefault="00C15C95">
      <w:pPr>
        <w:ind w:left="460"/>
      </w:pPr>
      <w:r>
        <w:rPr>
          <w:noProof/>
          <w:color w:val="2B579A"/>
          <w:shd w:val="clear" w:color="auto" w:fill="E6E6E6"/>
        </w:rPr>
        <w:drawing>
          <wp:inline distT="114300" distB="114300" distL="114300" distR="114300" wp14:anchorId="625B91D3" wp14:editId="625B91D4">
            <wp:extent cx="4572000" cy="119380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1"/>
                    <a:srcRect/>
                    <a:stretch>
                      <a:fillRect/>
                    </a:stretch>
                  </pic:blipFill>
                  <pic:spPr>
                    <a:xfrm>
                      <a:off x="0" y="0"/>
                      <a:ext cx="4572000" cy="1193800"/>
                    </a:xfrm>
                    <a:prstGeom prst="rect">
                      <a:avLst/>
                    </a:prstGeom>
                    <a:ln/>
                  </pic:spPr>
                </pic:pic>
              </a:graphicData>
            </a:graphic>
          </wp:inline>
        </w:drawing>
      </w:r>
    </w:p>
    <w:p w14:paraId="625B8ECD" w14:textId="77777777" w:rsidR="003C2AE0" w:rsidRDefault="00C15C95">
      <w:r>
        <w:t xml:space="preserve"> </w:t>
      </w:r>
    </w:p>
    <w:p w14:paraId="625B8ECE" w14:textId="5CDB423B" w:rsidR="003C2AE0" w:rsidRDefault="00C15C95">
      <w:r>
        <w:t xml:space="preserve"> </w:t>
      </w:r>
      <w:r>
        <w:tab/>
        <w:t xml:space="preserve">You can also search for a sponsor or applicant across the whole system. </w:t>
      </w:r>
    </w:p>
    <w:p w14:paraId="625B8ED2" w14:textId="7DAA923A" w:rsidR="003C2AE0" w:rsidRDefault="00C15C95" w:rsidP="00E850EF">
      <w:pPr>
        <w:pStyle w:val="ListParagraph"/>
        <w:numPr>
          <w:ilvl w:val="0"/>
          <w:numId w:val="88"/>
        </w:numPr>
      </w:pPr>
      <w:r>
        <w:t xml:space="preserve">Search for sponsors and applicants by entering their name into the search bar and pressing enter or clicking the search icon. </w:t>
      </w:r>
    </w:p>
    <w:p w14:paraId="625B8ED3" w14:textId="77777777" w:rsidR="003C2AE0" w:rsidRDefault="00C15C95">
      <w:pPr>
        <w:ind w:left="720"/>
      </w:pPr>
      <w:r>
        <w:rPr>
          <w:noProof/>
          <w:color w:val="2B579A"/>
          <w:shd w:val="clear" w:color="auto" w:fill="E6E6E6"/>
        </w:rPr>
        <w:drawing>
          <wp:inline distT="114300" distB="114300" distL="114300" distR="114300" wp14:anchorId="625B91D7" wp14:editId="625B91D8">
            <wp:extent cx="5448300" cy="368300"/>
            <wp:effectExtent l="0" t="0" r="0" b="0"/>
            <wp:docPr id="6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2"/>
                    <a:srcRect/>
                    <a:stretch>
                      <a:fillRect/>
                    </a:stretch>
                  </pic:blipFill>
                  <pic:spPr>
                    <a:xfrm>
                      <a:off x="0" y="0"/>
                      <a:ext cx="5448300" cy="368300"/>
                    </a:xfrm>
                    <a:prstGeom prst="rect">
                      <a:avLst/>
                    </a:prstGeom>
                    <a:ln/>
                  </pic:spPr>
                </pic:pic>
              </a:graphicData>
            </a:graphic>
          </wp:inline>
        </w:drawing>
      </w:r>
    </w:p>
    <w:p w14:paraId="625B8ED4" w14:textId="2A68A9D1" w:rsidR="003C2AE0" w:rsidRDefault="00C15C95" w:rsidP="00E850EF">
      <w:pPr>
        <w:numPr>
          <w:ilvl w:val="0"/>
          <w:numId w:val="88"/>
        </w:numPr>
        <w:ind w:hanging="360"/>
      </w:pPr>
      <w:r>
        <w:t xml:space="preserve">Your search results will then display in different </w:t>
      </w:r>
      <w:r w:rsidR="3AFE5C85">
        <w:t xml:space="preserve">tab: </w:t>
      </w:r>
      <w:r w:rsidR="6048B152">
        <w:t>Contacts (Applicants)</w:t>
      </w:r>
      <w:r w:rsidR="371F038B">
        <w:t>,</w:t>
      </w:r>
      <w:r>
        <w:t xml:space="preserve"> Sponsors and </w:t>
      </w:r>
      <w:r w:rsidR="371F038B">
        <w:t>Applications</w:t>
      </w:r>
      <w:r>
        <w:t xml:space="preserve">. </w:t>
      </w:r>
    </w:p>
    <w:p w14:paraId="625B8ED5" w14:textId="6FBDE93F" w:rsidR="003C2AE0" w:rsidRDefault="5C9F80E9" w:rsidP="1ACB620F">
      <w:pPr>
        <w:ind w:left="720"/>
      </w:pPr>
      <w:r>
        <w:rPr>
          <w:noProof/>
        </w:rPr>
        <w:drawing>
          <wp:inline distT="0" distB="0" distL="0" distR="0" wp14:anchorId="3C2A430C" wp14:editId="03F55FFC">
            <wp:extent cx="4572000" cy="1285875"/>
            <wp:effectExtent l="0" t="0" r="0" b="0"/>
            <wp:docPr id="1440478490" name="Picture 144047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478490"/>
                    <pic:cNvPicPr/>
                  </pic:nvPicPr>
                  <pic:blipFill>
                    <a:blip r:embed="rId33">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043221F7" w14:textId="1A1CAA5A" w:rsidR="7B64999A" w:rsidRDefault="7B64999A" w:rsidP="7B64999A">
      <w:pPr>
        <w:ind w:left="720"/>
      </w:pPr>
    </w:p>
    <w:p w14:paraId="625B8ED7" w14:textId="238E197B" w:rsidR="003C2AE0" w:rsidRDefault="00C15C95" w:rsidP="00E850EF">
      <w:pPr>
        <w:numPr>
          <w:ilvl w:val="0"/>
          <w:numId w:val="88"/>
        </w:numPr>
        <w:ind w:hanging="360"/>
      </w:pPr>
      <w:r>
        <w:lastRenderedPageBreak/>
        <w:t xml:space="preserve"> You can click on the record to access further information. </w:t>
      </w:r>
    </w:p>
    <w:p w14:paraId="7371C9A8" w14:textId="2418A1C0" w:rsidR="4E138579" w:rsidRDefault="4E138579" w:rsidP="00E850EF">
      <w:pPr>
        <w:numPr>
          <w:ilvl w:val="0"/>
          <w:numId w:val="88"/>
        </w:numPr>
        <w:ind w:hanging="360"/>
      </w:pPr>
      <w:r>
        <w:t xml:space="preserve">If you need to filter the information further, open </w:t>
      </w:r>
      <w:r w:rsidR="1863C7A0">
        <w:t xml:space="preserve">the </w:t>
      </w:r>
      <w:r>
        <w:t xml:space="preserve">Filter pane by clicking on </w:t>
      </w:r>
      <w:r w:rsidR="7CC12E17">
        <w:rPr>
          <w:noProof/>
        </w:rPr>
        <w:drawing>
          <wp:inline distT="0" distB="0" distL="0" distR="0" wp14:anchorId="7B889211" wp14:editId="02D75513">
            <wp:extent cx="809625" cy="309130"/>
            <wp:effectExtent l="0" t="0" r="0" b="0"/>
            <wp:docPr id="249163019" name="Picture 24916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6301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09625" cy="309130"/>
                    </a:xfrm>
                    <a:prstGeom prst="rect">
                      <a:avLst/>
                    </a:prstGeom>
                  </pic:spPr>
                </pic:pic>
              </a:graphicData>
            </a:graphic>
          </wp:inline>
        </w:drawing>
      </w:r>
      <w:r w:rsidR="7CC12E17">
        <w:t>which runs vertically down the right</w:t>
      </w:r>
      <w:r w:rsidR="39958729">
        <w:t xml:space="preserve"> </w:t>
      </w:r>
      <w:r w:rsidR="7CC12E17">
        <w:t xml:space="preserve">side of your screen. </w:t>
      </w:r>
    </w:p>
    <w:p w14:paraId="18A55CE6" w14:textId="12E4013B" w:rsidR="4D018D31" w:rsidRDefault="4D018D31" w:rsidP="00E850EF">
      <w:pPr>
        <w:numPr>
          <w:ilvl w:val="0"/>
          <w:numId w:val="88"/>
        </w:numPr>
        <w:ind w:hanging="360"/>
      </w:pPr>
      <w:r>
        <w:t xml:space="preserve">If you wish to do an </w:t>
      </w:r>
      <w:r w:rsidR="4FA472AB">
        <w:t>a</w:t>
      </w:r>
      <w:r>
        <w:t xml:space="preserve">dvanced search, you can click on the </w:t>
      </w:r>
      <w:r w:rsidR="5D8F4730">
        <w:t>‘Search for rows in a table using advanced filters</w:t>
      </w:r>
      <w:r w:rsidR="74C467C4">
        <w:t>’</w:t>
      </w:r>
      <w:r w:rsidR="5D8F4730">
        <w:t xml:space="preserve"> option.</w:t>
      </w:r>
    </w:p>
    <w:p w14:paraId="61166CFE" w14:textId="68FF7F45" w:rsidR="5D8F4730" w:rsidRDefault="5D8F4730" w:rsidP="71D018AC">
      <w:pPr>
        <w:ind w:left="900"/>
      </w:pPr>
      <w:r>
        <w:rPr>
          <w:noProof/>
        </w:rPr>
        <w:drawing>
          <wp:inline distT="0" distB="0" distL="0" distR="0" wp14:anchorId="53569D46" wp14:editId="313AD6A3">
            <wp:extent cx="4448175" cy="800100"/>
            <wp:effectExtent l="0" t="0" r="0" b="0"/>
            <wp:docPr id="314961079" name="Picture 31496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961079"/>
                    <pic:cNvPicPr/>
                  </pic:nvPicPr>
                  <pic:blipFill>
                    <a:blip r:embed="rId35">
                      <a:extLst>
                        <a:ext uri="{28A0092B-C50C-407E-A947-70E740481C1C}">
                          <a14:useLocalDpi xmlns:a14="http://schemas.microsoft.com/office/drawing/2010/main" val="0"/>
                        </a:ext>
                      </a:extLst>
                    </a:blip>
                    <a:stretch>
                      <a:fillRect/>
                    </a:stretch>
                  </pic:blipFill>
                  <pic:spPr>
                    <a:xfrm>
                      <a:off x="0" y="0"/>
                      <a:ext cx="4448175" cy="800100"/>
                    </a:xfrm>
                    <a:prstGeom prst="rect">
                      <a:avLst/>
                    </a:prstGeom>
                  </pic:spPr>
                </pic:pic>
              </a:graphicData>
            </a:graphic>
          </wp:inline>
        </w:drawing>
      </w:r>
    </w:p>
    <w:p w14:paraId="43847E13" w14:textId="28861066" w:rsidR="5CFA22EF" w:rsidRPr="002735E1" w:rsidRDefault="002735E1" w:rsidP="76CBAEAD">
      <w:pPr>
        <w:pStyle w:val="Heading2"/>
        <w:spacing w:line="291" w:lineRule="auto"/>
      </w:pPr>
      <w:bookmarkStart w:id="23" w:name="_Searching_for_a"/>
      <w:bookmarkStart w:id="24" w:name="_Toc851722517"/>
      <w:bookmarkEnd w:id="23"/>
      <w:r>
        <w:br/>
      </w:r>
      <w:r w:rsidR="5CFA22EF">
        <w:t>Searching for a record outside of your local authority</w:t>
      </w:r>
      <w:bookmarkEnd w:id="24"/>
    </w:p>
    <w:p w14:paraId="79C499F8" w14:textId="3EEA417F" w:rsidR="5CFA22EF" w:rsidRPr="002735E1" w:rsidRDefault="5CFA22EF" w:rsidP="76CBAEAD">
      <w:pPr>
        <w:spacing w:line="257" w:lineRule="auto"/>
      </w:pPr>
      <w:r>
        <w:t>The ‘out of area search’ function has been developed to enable you to find basic information about any record within the platform, regardless of which local authority the record is assigned to.</w:t>
      </w:r>
    </w:p>
    <w:p w14:paraId="55E6ED4F" w14:textId="72B81774" w:rsidR="5CFA22EF" w:rsidRPr="002735E1" w:rsidRDefault="5CFA22EF" w:rsidP="76CBAEAD">
      <w:pPr>
        <w:spacing w:line="257" w:lineRule="auto"/>
      </w:pPr>
      <w:r>
        <w:t>To access the out of area search, you need to:</w:t>
      </w:r>
    </w:p>
    <w:p w14:paraId="2649C8CE" w14:textId="25CA96A4" w:rsidR="5CFA22EF" w:rsidRPr="002735E1" w:rsidRDefault="5CFA22EF" w:rsidP="00E850EF">
      <w:pPr>
        <w:numPr>
          <w:ilvl w:val="0"/>
          <w:numId w:val="26"/>
        </w:numPr>
        <w:ind w:hanging="360"/>
      </w:pPr>
      <w:r w:rsidRPr="2A5EC7DA">
        <w:t>Open the Homes for Ukraine Data Platform using your normal log in details and authentication processes.</w:t>
      </w:r>
    </w:p>
    <w:p w14:paraId="3BC8ABC3" w14:textId="036E8633" w:rsidR="3D800ED9" w:rsidRDefault="3D800ED9" w:rsidP="00E850EF">
      <w:pPr>
        <w:numPr>
          <w:ilvl w:val="0"/>
          <w:numId w:val="26"/>
        </w:numPr>
        <w:ind w:hanging="360"/>
      </w:pPr>
      <w:r>
        <w:t xml:space="preserve">Click on </w:t>
      </w:r>
      <w:r w:rsidRPr="7B64999A">
        <w:rPr>
          <w:b/>
        </w:rPr>
        <w:t>Search Applicants from other LA’s</w:t>
      </w:r>
      <w:r>
        <w:t xml:space="preserve"> which is listed under People in the </w:t>
      </w:r>
      <w:r w:rsidR="0AE2BDFF">
        <w:t>left-hand</w:t>
      </w:r>
      <w:r w:rsidR="78E35BED">
        <w:t xml:space="preserve"> navigation bar.</w:t>
      </w:r>
    </w:p>
    <w:p w14:paraId="28AB868E" w14:textId="2CC260CB" w:rsidR="509C8260" w:rsidRDefault="509C8260" w:rsidP="71D018AC">
      <w:pPr>
        <w:ind w:left="900"/>
        <w:rPr>
          <w:highlight w:val="yellow"/>
        </w:rPr>
      </w:pPr>
      <w:r>
        <w:rPr>
          <w:noProof/>
        </w:rPr>
        <w:drawing>
          <wp:inline distT="0" distB="0" distL="0" distR="0" wp14:anchorId="6C98C64D" wp14:editId="029EBAD2">
            <wp:extent cx="1903002" cy="2390775"/>
            <wp:effectExtent l="9525" t="9525" r="9525" b="9525"/>
            <wp:docPr id="1123700715" name="Picture 112370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700715"/>
                    <pic:cNvPicPr/>
                  </pic:nvPicPr>
                  <pic:blipFill>
                    <a:blip r:embed="rId36">
                      <a:extLst>
                        <a:ext uri="{28A0092B-C50C-407E-A947-70E740481C1C}">
                          <a14:useLocalDpi xmlns:a14="http://schemas.microsoft.com/office/drawing/2010/main" val="0"/>
                        </a:ext>
                      </a:extLst>
                    </a:blip>
                    <a:stretch>
                      <a:fillRect/>
                    </a:stretch>
                  </pic:blipFill>
                  <pic:spPr>
                    <a:xfrm>
                      <a:off x="0" y="0"/>
                      <a:ext cx="1903002" cy="2390775"/>
                    </a:xfrm>
                    <a:prstGeom prst="rect">
                      <a:avLst/>
                    </a:prstGeom>
                    <a:ln w="9525">
                      <a:solidFill>
                        <a:srgbClr val="1E8BCD"/>
                      </a:solidFill>
                      <a:prstDash val="solid"/>
                    </a:ln>
                  </pic:spPr>
                </pic:pic>
              </a:graphicData>
            </a:graphic>
          </wp:inline>
        </w:drawing>
      </w:r>
    </w:p>
    <w:p w14:paraId="6E620BFD" w14:textId="20E83599" w:rsidR="55F78F19" w:rsidRDefault="51F895F1" w:rsidP="00E850EF">
      <w:pPr>
        <w:pStyle w:val="ListParagraph"/>
        <w:numPr>
          <w:ilvl w:val="0"/>
          <w:numId w:val="26"/>
        </w:numPr>
      </w:pPr>
      <w:r>
        <w:t>Once the search screen has opened you will find two options in the left-hand navigation</w:t>
      </w:r>
      <w:r w:rsidR="00582F3B">
        <w:t>.</w:t>
      </w:r>
    </w:p>
    <w:p w14:paraId="4E538FC2" w14:textId="558C41BF" w:rsidR="55F78F19" w:rsidRDefault="78ADA39E" w:rsidP="2A5EC7DA">
      <w:pPr>
        <w:spacing w:line="257" w:lineRule="auto"/>
        <w:ind w:left="720"/>
      </w:pPr>
      <w:r w:rsidRPr="5DD2F5E6">
        <w:rPr>
          <w:b/>
          <w:bCs/>
        </w:rPr>
        <w:lastRenderedPageBreak/>
        <w:t>Applicants</w:t>
      </w:r>
      <w:r w:rsidR="51F895F1">
        <w:t xml:space="preserve"> </w:t>
      </w:r>
      <w:r w:rsidR="55F78F19">
        <w:tab/>
      </w:r>
      <w:r w:rsidR="55F78F19">
        <w:tab/>
      </w:r>
      <w:r w:rsidR="51F895F1">
        <w:t xml:space="preserve">carry out standard household and individual level </w:t>
      </w:r>
      <w:r w:rsidR="55F78F19">
        <w:tab/>
      </w:r>
      <w:r w:rsidR="55F78F19">
        <w:tab/>
      </w:r>
      <w:r w:rsidR="55F78F19">
        <w:tab/>
      </w:r>
      <w:r w:rsidR="55F78F19">
        <w:tab/>
      </w:r>
      <w:r w:rsidR="51F895F1">
        <w:t xml:space="preserve">searches as detailed in the user guide. These are limited </w:t>
      </w:r>
      <w:r w:rsidR="55F78F19">
        <w:tab/>
      </w:r>
      <w:r w:rsidR="55F78F19">
        <w:tab/>
      </w:r>
      <w:r w:rsidR="55F78F19">
        <w:tab/>
      </w:r>
      <w:r w:rsidR="51F895F1">
        <w:t>to those in your defined area.</w:t>
      </w:r>
    </w:p>
    <w:p w14:paraId="739C5346" w14:textId="7FC23760" w:rsidR="55F78F19" w:rsidRDefault="51F895F1" w:rsidP="2A5EC7DA">
      <w:pPr>
        <w:spacing w:line="257" w:lineRule="auto"/>
        <w:ind w:left="720"/>
      </w:pPr>
      <w:r w:rsidRPr="7B64999A">
        <w:rPr>
          <w:b/>
        </w:rPr>
        <w:t>Applicant Search</w:t>
      </w:r>
      <w:r w:rsidR="55F78F19">
        <w:tab/>
      </w:r>
      <w:r>
        <w:t xml:space="preserve">Enables you to search by name to identify records which </w:t>
      </w:r>
      <w:r w:rsidR="55F78F19">
        <w:tab/>
      </w:r>
      <w:r w:rsidR="55F78F19">
        <w:tab/>
      </w:r>
      <w:r w:rsidR="55F78F19">
        <w:tab/>
      </w:r>
      <w:r>
        <w:t xml:space="preserve">match the search criteria irrelevant of which Local </w:t>
      </w:r>
      <w:r w:rsidR="55F78F19">
        <w:tab/>
      </w:r>
      <w:r w:rsidR="55F78F19">
        <w:tab/>
      </w:r>
      <w:r w:rsidR="55F78F19">
        <w:tab/>
      </w:r>
      <w:r w:rsidR="55F78F19">
        <w:tab/>
      </w:r>
      <w:r>
        <w:t>Authority ‘owns’ the record.</w:t>
      </w:r>
      <w:r w:rsidRPr="2A5EC7DA">
        <w:t xml:space="preserve">  </w:t>
      </w:r>
    </w:p>
    <w:p w14:paraId="366E9985" w14:textId="3A5CB41A" w:rsidR="4D57C4DC" w:rsidRDefault="5BFA4993" w:rsidP="2A5EC7DA">
      <w:pPr>
        <w:spacing w:line="257" w:lineRule="auto"/>
        <w:ind w:left="450"/>
      </w:pPr>
      <w:r>
        <w:rPr>
          <w:noProof/>
        </w:rPr>
        <w:drawing>
          <wp:inline distT="0" distB="0" distL="0" distR="0" wp14:anchorId="6BCA4CD7" wp14:editId="41EC5F85">
            <wp:extent cx="4873624" cy="2741414"/>
            <wp:effectExtent l="0" t="0" r="0" b="0"/>
            <wp:docPr id="1801090796" name="Picture 1801090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090796"/>
                    <pic:cNvPicPr/>
                  </pic:nvPicPr>
                  <pic:blipFill>
                    <a:blip r:embed="rId37">
                      <a:extLst>
                        <a:ext uri="{28A0092B-C50C-407E-A947-70E740481C1C}">
                          <a14:useLocalDpi xmlns:a14="http://schemas.microsoft.com/office/drawing/2010/main" val="0"/>
                        </a:ext>
                      </a:extLst>
                    </a:blip>
                    <a:stretch>
                      <a:fillRect/>
                    </a:stretch>
                  </pic:blipFill>
                  <pic:spPr>
                    <a:xfrm>
                      <a:off x="0" y="0"/>
                      <a:ext cx="4873624" cy="2741414"/>
                    </a:xfrm>
                    <a:prstGeom prst="rect">
                      <a:avLst/>
                    </a:prstGeom>
                  </pic:spPr>
                </pic:pic>
              </a:graphicData>
            </a:graphic>
          </wp:inline>
        </w:drawing>
      </w:r>
    </w:p>
    <w:p w14:paraId="262915BF" w14:textId="11986847" w:rsidR="55F78F19" w:rsidRDefault="51F895F1" w:rsidP="00E850EF">
      <w:pPr>
        <w:pStyle w:val="ListParagraph"/>
        <w:numPr>
          <w:ilvl w:val="0"/>
          <w:numId w:val="26"/>
        </w:numPr>
        <w:spacing w:line="257" w:lineRule="auto"/>
      </w:pPr>
      <w:r>
        <w:t>Type full or part of the person’s name in the search box using a minimum of 3 characters.  This search does not use wildcard characters and will return a maximum of 200 lines of data.</w:t>
      </w:r>
    </w:p>
    <w:p w14:paraId="08C03845" w14:textId="65DD8962" w:rsidR="00A73899" w:rsidRDefault="55F78F19" w:rsidP="7B64999A">
      <w:pPr>
        <w:spacing w:line="257" w:lineRule="auto"/>
        <w:ind w:left="131"/>
      </w:pPr>
      <w:r>
        <w:br/>
      </w:r>
      <w:r w:rsidR="51F895F1" w:rsidRPr="7B64999A">
        <w:rPr>
          <w:b/>
        </w:rPr>
        <w:t>Please Note:</w:t>
      </w:r>
      <w:r w:rsidR="51F895F1">
        <w:t xml:space="preserve">  You are still unable to access records that sit outside of your local authority, but you can use the information provided to contact the owning local authority and discuss any appropriate action.  A list of Data Champions can be provided.</w:t>
      </w:r>
    </w:p>
    <w:p w14:paraId="12DBFC9A" w14:textId="0E2E64D7" w:rsidR="7B64999A" w:rsidRDefault="7B64999A" w:rsidP="7B64999A">
      <w:pPr>
        <w:spacing w:line="257" w:lineRule="auto"/>
        <w:ind w:left="131"/>
      </w:pPr>
    </w:p>
    <w:p w14:paraId="625B8ED8" w14:textId="2E2433E1" w:rsidR="003C2AE0" w:rsidRDefault="00A73899">
      <w:pPr>
        <w:pStyle w:val="Heading2"/>
        <w:pageBreakBefore/>
      </w:pPr>
      <w:bookmarkStart w:id="25" w:name="_Toc327734073"/>
      <w:r>
        <w:lastRenderedPageBreak/>
        <w:t>W</w:t>
      </w:r>
      <w:r w:rsidR="00C15C95">
        <w:t xml:space="preserve">elcome Centre Checks </w:t>
      </w:r>
      <w:bookmarkEnd w:id="25"/>
    </w:p>
    <w:p w14:paraId="625B8ED9" w14:textId="77777777" w:rsidR="003C2AE0" w:rsidRDefault="00C15C95">
      <w:r>
        <w:t xml:space="preserve">When a person or household group arrives at a Welcome Centre, there are several checks that need to take place before they are ready to be matched to suitable accommodation.   These are grouped into three checklists. </w:t>
      </w:r>
    </w:p>
    <w:p w14:paraId="625B8EDA" w14:textId="77777777" w:rsidR="003C2AE0" w:rsidRDefault="00C15C95" w:rsidP="00E850EF">
      <w:pPr>
        <w:pStyle w:val="ListParagraph"/>
        <w:numPr>
          <w:ilvl w:val="0"/>
          <w:numId w:val="85"/>
        </w:numPr>
        <w:spacing w:line="257" w:lineRule="auto"/>
      </w:pPr>
      <w:r>
        <w:t xml:space="preserve">Initial Check in </w:t>
      </w:r>
    </w:p>
    <w:p w14:paraId="625B8EDB" w14:textId="77777777" w:rsidR="003C2AE0" w:rsidRDefault="00C15C95" w:rsidP="00E850EF">
      <w:pPr>
        <w:pStyle w:val="ListParagraph"/>
        <w:numPr>
          <w:ilvl w:val="0"/>
          <w:numId w:val="85"/>
        </w:numPr>
        <w:spacing w:line="257" w:lineRule="auto"/>
      </w:pPr>
      <w:r>
        <w:t>2</w:t>
      </w:r>
      <w:r>
        <w:rPr>
          <w:sz w:val="32"/>
          <w:szCs w:val="32"/>
          <w:vertAlign w:val="superscript"/>
        </w:rPr>
        <w:t>nd</w:t>
      </w:r>
      <w:r>
        <w:t xml:space="preserve"> Stage checks (usually relatively close to the initial checking in) </w:t>
      </w:r>
    </w:p>
    <w:p w14:paraId="625B8EDC" w14:textId="77777777" w:rsidR="003C2AE0" w:rsidRDefault="00C15C95" w:rsidP="00E850EF">
      <w:pPr>
        <w:pStyle w:val="ListParagraph"/>
        <w:numPr>
          <w:ilvl w:val="0"/>
          <w:numId w:val="85"/>
        </w:numPr>
        <w:spacing w:line="257" w:lineRule="auto"/>
      </w:pPr>
      <w:r>
        <w:t>3</w:t>
      </w:r>
      <w:r>
        <w:rPr>
          <w:sz w:val="32"/>
          <w:szCs w:val="32"/>
          <w:vertAlign w:val="superscript"/>
        </w:rPr>
        <w:t>rd</w:t>
      </w:r>
      <w:r>
        <w:t xml:space="preserve"> and Final check </w:t>
      </w:r>
    </w:p>
    <w:p w14:paraId="625B8EDD" w14:textId="77777777" w:rsidR="003C2AE0" w:rsidRDefault="00C15C95">
      <w:r>
        <w:t xml:space="preserve">There are 2 places to update an individual’s record to show the checks that have taken place. </w:t>
      </w:r>
    </w:p>
    <w:p w14:paraId="625B8EDE" w14:textId="77777777" w:rsidR="003C2AE0" w:rsidRDefault="00C15C95" w:rsidP="00E850EF">
      <w:pPr>
        <w:numPr>
          <w:ilvl w:val="0"/>
          <w:numId w:val="27"/>
        </w:numPr>
        <w:ind w:hanging="360"/>
      </w:pPr>
      <w:r>
        <w:t xml:space="preserve">Case Notes and Activities </w:t>
      </w:r>
    </w:p>
    <w:p w14:paraId="625B8EDF" w14:textId="77777777" w:rsidR="003C2AE0" w:rsidRDefault="00C15C95" w:rsidP="00E850EF">
      <w:pPr>
        <w:numPr>
          <w:ilvl w:val="0"/>
          <w:numId w:val="27"/>
        </w:numPr>
        <w:ind w:hanging="360"/>
      </w:pPr>
      <w:r>
        <w:t xml:space="preserve">Check Box </w:t>
      </w:r>
    </w:p>
    <w:p w14:paraId="625B8EE0" w14:textId="77777777" w:rsidR="003C2AE0" w:rsidRDefault="00C15C95">
      <w:r>
        <w:t xml:space="preserve">Both are under the Summary tab within an individual's record. </w:t>
      </w:r>
    </w:p>
    <w:p w14:paraId="625B8EE1" w14:textId="77777777" w:rsidR="003C2AE0" w:rsidRDefault="00C15C95">
      <w:pPr>
        <w:spacing w:line="291" w:lineRule="auto"/>
      </w:pPr>
      <w:r>
        <w:rPr>
          <w:b/>
        </w:rPr>
        <w:t>Please note</w:t>
      </w:r>
      <w:r>
        <w:t xml:space="preserve">: </w:t>
      </w:r>
    </w:p>
    <w:p w14:paraId="625B8EE3" w14:textId="2C1BA98F" w:rsidR="003C2AE0" w:rsidRDefault="00C15C95" w:rsidP="00582F3B">
      <w:pPr>
        <w:spacing w:line="291" w:lineRule="auto"/>
      </w:pPr>
      <w:r>
        <w:t xml:space="preserve">Once the checks are finalised, we will build these into the system, however this is the best way to update records in the interim.  </w:t>
      </w:r>
    </w:p>
    <w:p w14:paraId="625B8EE4" w14:textId="47F359CD" w:rsidR="003C2AE0" w:rsidRDefault="00C15C95">
      <w:pPr>
        <w:pStyle w:val="Heading3"/>
        <w:spacing w:after="200"/>
      </w:pPr>
      <w:bookmarkStart w:id="26" w:name="_Toc27744055"/>
      <w:r>
        <w:t>Initial ‘Check in’ Check</w:t>
      </w:r>
      <w:bookmarkEnd w:id="26"/>
    </w:p>
    <w:p w14:paraId="625B8EE5" w14:textId="77777777" w:rsidR="003C2AE0" w:rsidRDefault="00C15C95">
      <w:r>
        <w:t xml:space="preserve">Ideally completed as soon as an individual reaches the contact centre or emergency accommodation the initial checks list focus on immediate health requirements and getting them settled. </w:t>
      </w:r>
    </w:p>
    <w:p w14:paraId="625B8EE6" w14:textId="77777777" w:rsidR="003C2AE0" w:rsidRDefault="00C15C95">
      <w:r>
        <w:t xml:space="preserve">Check list items are: </w:t>
      </w:r>
    </w:p>
    <w:p w14:paraId="625B8EE7" w14:textId="77777777" w:rsidR="003C2AE0" w:rsidRDefault="00C15C95" w:rsidP="00E850EF">
      <w:pPr>
        <w:numPr>
          <w:ilvl w:val="0"/>
          <w:numId w:val="16"/>
        </w:numPr>
      </w:pPr>
      <w:r>
        <w:t xml:space="preserve">Meet any immediate needs (medical, essential supplies). </w:t>
      </w:r>
      <w:r>
        <w:rPr>
          <w:i/>
        </w:rPr>
        <w:t>If any medical needs, contact local healthcare team or 111 if further advice needed.</w:t>
      </w:r>
      <w:r>
        <w:t xml:space="preserve"> </w:t>
      </w:r>
    </w:p>
    <w:p w14:paraId="625B8EE8" w14:textId="77777777" w:rsidR="003C2AE0" w:rsidRDefault="00C15C95" w:rsidP="00E850EF">
      <w:pPr>
        <w:numPr>
          <w:ilvl w:val="0"/>
          <w:numId w:val="16"/>
        </w:numPr>
      </w:pPr>
      <w:r>
        <w:t xml:space="preserve">Offer Covid test </w:t>
      </w:r>
      <w:r>
        <w:rPr>
          <w:i/>
        </w:rPr>
        <w:t xml:space="preserve">(not compulsory but advised). If positive, alert healthcare worker. </w:t>
      </w:r>
      <w:r>
        <w:t xml:space="preserve"> </w:t>
      </w:r>
    </w:p>
    <w:p w14:paraId="625B8EE9" w14:textId="77777777" w:rsidR="003C2AE0" w:rsidRDefault="00C15C95" w:rsidP="00E850EF">
      <w:pPr>
        <w:numPr>
          <w:ilvl w:val="0"/>
          <w:numId w:val="16"/>
        </w:numPr>
      </w:pPr>
      <w:r>
        <w:t xml:space="preserve">Allocate room.  </w:t>
      </w:r>
    </w:p>
    <w:p w14:paraId="625B8EEA" w14:textId="77777777" w:rsidR="003C2AE0" w:rsidRDefault="00C15C95" w:rsidP="00E850EF">
      <w:pPr>
        <w:numPr>
          <w:ilvl w:val="0"/>
          <w:numId w:val="16"/>
        </w:numPr>
      </w:pPr>
      <w:r>
        <w:t xml:space="preserve">Provide a Welcome Centre information pack and tour of facilities. </w:t>
      </w:r>
    </w:p>
    <w:p w14:paraId="625B8EEC" w14:textId="7CCD7EE1" w:rsidR="003C2AE0" w:rsidRDefault="00C15C95">
      <w:r>
        <w:t xml:space="preserve">After this </w:t>
      </w:r>
      <w:proofErr w:type="gramStart"/>
      <w:r>
        <w:t>check</w:t>
      </w:r>
      <w:proofErr w:type="gramEnd"/>
      <w:r>
        <w:t xml:space="preserve"> you will need to </w:t>
      </w:r>
      <w:hyperlink w:anchor="_Creating_a_new">
        <w:r>
          <w:rPr>
            <w:color w:val="1155CC"/>
            <w:u w:val="single"/>
          </w:rPr>
          <w:t>create a placement record</w:t>
        </w:r>
      </w:hyperlink>
      <w:r>
        <w:t xml:space="preserve"> which will include the room allocated during this initial check.</w:t>
      </w:r>
    </w:p>
    <w:p w14:paraId="625B8EED" w14:textId="77777777" w:rsidR="003C2AE0" w:rsidRDefault="003C2AE0"/>
    <w:p w14:paraId="625B8EEE" w14:textId="5A382E20" w:rsidR="003C2AE0" w:rsidRDefault="00C15C95">
      <w:pPr>
        <w:pStyle w:val="Heading3"/>
        <w:spacing w:after="200"/>
      </w:pPr>
      <w:bookmarkStart w:id="27" w:name="_Toc1265678641"/>
      <w:r>
        <w:lastRenderedPageBreak/>
        <w:t xml:space="preserve">2nd Stage Checks  </w:t>
      </w:r>
      <w:bookmarkEnd w:id="27"/>
    </w:p>
    <w:p w14:paraId="625B8EEF" w14:textId="4E2E2573" w:rsidR="003C2AE0" w:rsidRDefault="00C15C95">
      <w:r>
        <w:t xml:space="preserve">During the 2nd you will need to create another case note or several case notes to cover the process of offering these aspects of health and financial support. Not all delivery partners will have access to the system, so consider how you will share information with them. </w:t>
      </w:r>
      <w:hyperlink w:anchor="_Navigation_Buttons">
        <w:r>
          <w:rPr>
            <w:color w:val="1155CC"/>
            <w:u w:val="single"/>
          </w:rPr>
          <w:t>Using excel to export the data may be a useful option</w:t>
        </w:r>
      </w:hyperlink>
      <w:r>
        <w:t xml:space="preserve">. </w:t>
      </w:r>
    </w:p>
    <w:p w14:paraId="625B8EF0" w14:textId="77777777" w:rsidR="003C2AE0" w:rsidRDefault="00C15C95" w:rsidP="00E850EF">
      <w:pPr>
        <w:numPr>
          <w:ilvl w:val="0"/>
          <w:numId w:val="16"/>
        </w:numPr>
      </w:pPr>
      <w:r>
        <w:t xml:space="preserve">Book individual/family health appointment with health team. </w:t>
      </w:r>
    </w:p>
    <w:p w14:paraId="625B8EF1" w14:textId="77777777" w:rsidR="003C2AE0" w:rsidRDefault="00C15C95" w:rsidP="00E850EF">
      <w:pPr>
        <w:numPr>
          <w:ilvl w:val="0"/>
          <w:numId w:val="16"/>
        </w:numPr>
      </w:pPr>
      <w:r>
        <w:t xml:space="preserve">Refer for DWP support. </w:t>
      </w:r>
    </w:p>
    <w:p w14:paraId="625B8EF2" w14:textId="77777777" w:rsidR="003C2AE0" w:rsidRDefault="00C15C95" w:rsidP="00E850EF">
      <w:pPr>
        <w:numPr>
          <w:ilvl w:val="0"/>
          <w:numId w:val="16"/>
        </w:numPr>
      </w:pPr>
      <w:r>
        <w:t xml:space="preserve">Refer to casework team if immediate financial support is required.  </w:t>
      </w:r>
    </w:p>
    <w:p w14:paraId="625B8EF3" w14:textId="77777777" w:rsidR="003C2AE0" w:rsidRDefault="00C15C95" w:rsidP="00E850EF">
      <w:pPr>
        <w:numPr>
          <w:ilvl w:val="0"/>
          <w:numId w:val="16"/>
        </w:numPr>
      </w:pPr>
      <w:r>
        <w:t xml:space="preserve">Offer new mobile SIM card if required. </w:t>
      </w:r>
    </w:p>
    <w:p w14:paraId="625B8EF4" w14:textId="77777777" w:rsidR="003C2AE0" w:rsidRDefault="00C15C95">
      <w:r>
        <w:t xml:space="preserve">To do so, follow the steps below to create a new case note. Again, you may want to copy the checklist (numbered 5 – 8) to indicate which checks have been carried out. </w:t>
      </w:r>
    </w:p>
    <w:p w14:paraId="625B8EF5" w14:textId="77777777" w:rsidR="003C2AE0" w:rsidRDefault="00C15C95">
      <w:r>
        <w:rPr>
          <w:b/>
        </w:rPr>
        <w:t>Please note</w:t>
      </w:r>
      <w:r>
        <w:t>: if a new SIM card is provided, ensure the number is added to the “Preferred number” field within Person Information in the Summary tab.</w:t>
      </w:r>
    </w:p>
    <w:p w14:paraId="625B8EF7" w14:textId="41EDC409" w:rsidR="003C2AE0" w:rsidRDefault="0027140C">
      <w:pPr>
        <w:pStyle w:val="Heading3"/>
        <w:spacing w:after="200"/>
      </w:pPr>
      <w:bookmarkStart w:id="28" w:name="_Toc623065456"/>
      <w:r>
        <w:br/>
      </w:r>
      <w:r w:rsidR="00C15C95">
        <w:t xml:space="preserve">3rd and Final checks prior  </w:t>
      </w:r>
      <w:bookmarkEnd w:id="28"/>
    </w:p>
    <w:p w14:paraId="625B8EF8" w14:textId="77777777" w:rsidR="003C2AE0" w:rsidRDefault="00C15C95">
      <w:r>
        <w:t xml:space="preserve">The following checks will need to be completed before an applicant can be considered for matching to available accommodation through the Super Sponsor Scheme. </w:t>
      </w:r>
    </w:p>
    <w:p w14:paraId="625B8EF9" w14:textId="77777777" w:rsidR="003C2AE0" w:rsidRDefault="00C15C95" w:rsidP="00E850EF">
      <w:pPr>
        <w:numPr>
          <w:ilvl w:val="0"/>
          <w:numId w:val="16"/>
        </w:numPr>
      </w:pPr>
      <w:r>
        <w:t xml:space="preserve">Assistance offered to open a bank account.  </w:t>
      </w:r>
    </w:p>
    <w:p w14:paraId="625B8EFA" w14:textId="67F329F3" w:rsidR="003C2AE0" w:rsidRDefault="00BC3788" w:rsidP="00E850EF">
      <w:pPr>
        <w:numPr>
          <w:ilvl w:val="0"/>
          <w:numId w:val="16"/>
        </w:numPr>
      </w:pPr>
      <w:r>
        <w:t xml:space="preserve"> </w:t>
      </w:r>
      <w:r w:rsidR="00C15C95">
        <w:t xml:space="preserve">Offer ESOL language classes. </w:t>
      </w:r>
    </w:p>
    <w:p w14:paraId="625B8EFB" w14:textId="769D2E82" w:rsidR="003C2AE0" w:rsidRDefault="00BC3788" w:rsidP="00E850EF">
      <w:pPr>
        <w:numPr>
          <w:ilvl w:val="0"/>
          <w:numId w:val="16"/>
        </w:numPr>
      </w:pPr>
      <w:r>
        <w:t xml:space="preserve"> </w:t>
      </w:r>
      <w:r w:rsidR="00C15C95">
        <w:t xml:space="preserve">Arrange attendance at cultural briefing session.  </w:t>
      </w:r>
    </w:p>
    <w:p w14:paraId="625B8EFC" w14:textId="62422608" w:rsidR="003C2AE0" w:rsidRDefault="00BC3788" w:rsidP="00E850EF">
      <w:pPr>
        <w:numPr>
          <w:ilvl w:val="0"/>
          <w:numId w:val="16"/>
        </w:numPr>
      </w:pPr>
      <w:r>
        <w:t xml:space="preserve"> </w:t>
      </w:r>
      <w:r w:rsidR="00C15C95">
        <w:t xml:space="preserve">Adults: refer to Working Wales for employment/ training support. </w:t>
      </w:r>
    </w:p>
    <w:p w14:paraId="625B8EFD" w14:textId="1EB9F725" w:rsidR="003C2AE0" w:rsidRDefault="00BC3788" w:rsidP="00E850EF">
      <w:pPr>
        <w:numPr>
          <w:ilvl w:val="0"/>
          <w:numId w:val="16"/>
        </w:numPr>
      </w:pPr>
      <w:r>
        <w:t xml:space="preserve"> </w:t>
      </w:r>
      <w:r w:rsidR="00C15C95">
        <w:t xml:space="preserve">Children: Arrange immediate education and early years provision. </w:t>
      </w:r>
    </w:p>
    <w:p w14:paraId="625B8EFE" w14:textId="5F4B120B" w:rsidR="003C2AE0" w:rsidRDefault="00BC3788" w:rsidP="00E850EF">
      <w:pPr>
        <w:numPr>
          <w:ilvl w:val="0"/>
          <w:numId w:val="16"/>
        </w:numPr>
      </w:pPr>
      <w:r>
        <w:t xml:space="preserve"> </w:t>
      </w:r>
      <w:r w:rsidR="00C15C95">
        <w:t>Signpost to biometric data registration with Home Office.</w:t>
      </w:r>
    </w:p>
    <w:p w14:paraId="625B8EFF" w14:textId="7F271E9F" w:rsidR="003C2AE0" w:rsidRDefault="25C395D5" w:rsidP="00E850EF">
      <w:pPr>
        <w:numPr>
          <w:ilvl w:val="0"/>
          <w:numId w:val="16"/>
        </w:numPr>
      </w:pPr>
      <w:r>
        <w:t xml:space="preserve"> </w:t>
      </w:r>
      <w:r w:rsidR="00C15C95">
        <w:t>Check accommodation needs haven’t changed.</w:t>
      </w:r>
    </w:p>
    <w:p w14:paraId="625B8F00" w14:textId="77777777" w:rsidR="003C2AE0" w:rsidRDefault="003C2AE0">
      <w:pPr>
        <w:spacing w:after="0"/>
      </w:pPr>
    </w:p>
    <w:p w14:paraId="625B8F01" w14:textId="3EA52BAB" w:rsidR="003C2AE0" w:rsidRDefault="00B17099">
      <w:hyperlink w:anchor="_Using_Case_Notes">
        <w:r w:rsidR="00C15C95" w:rsidRPr="509D16E4">
          <w:rPr>
            <w:color w:val="1155CC"/>
            <w:u w:val="single"/>
          </w:rPr>
          <w:t>Create a case note</w:t>
        </w:r>
      </w:hyperlink>
      <w:r w:rsidR="00C15C95">
        <w:t xml:space="preserve"> to record that these checks have been completed and change the checks box as appropriate.  </w:t>
      </w:r>
    </w:p>
    <w:p w14:paraId="625B8F02" w14:textId="4A2531A0" w:rsidR="003C2AE0" w:rsidRDefault="00C15C95">
      <w:r>
        <w:t xml:space="preserve">At this point you will also need to check that the accommodation needs of the household </w:t>
      </w:r>
      <w:r w:rsidR="001D4160">
        <w:t>have not</w:t>
      </w:r>
      <w:r>
        <w:t xml:space="preserve"> changed. </w:t>
      </w:r>
    </w:p>
    <w:p w14:paraId="625B8F03" w14:textId="53CAF531" w:rsidR="003C2AE0" w:rsidRDefault="00C15C95">
      <w:r>
        <w:lastRenderedPageBreak/>
        <w:t xml:space="preserve">When these checks/services have been offered or provided, you can </w:t>
      </w:r>
      <w:hyperlink w:anchor="_Changing_Journey_Status">
        <w:r w:rsidRPr="63D7369B">
          <w:rPr>
            <w:color w:val="1155CC"/>
            <w:u w:val="single"/>
          </w:rPr>
          <w:t xml:space="preserve">change the journey status </w:t>
        </w:r>
      </w:hyperlink>
      <w:r>
        <w:t xml:space="preserve">from SS07 – SS08 Welcome Centre Ready for Move On.  That will then enable local authorities to assess the housing need of individuals in the Welcome Centre who have had checks completed against available accommodation. </w:t>
      </w:r>
    </w:p>
    <w:p w14:paraId="52A8FDE5" w14:textId="39318BB6" w:rsidR="63D7369B" w:rsidRDefault="63D7369B" w:rsidP="63D7369B"/>
    <w:p w14:paraId="29CCB099" w14:textId="6A2DA8C8" w:rsidR="47F7D162" w:rsidRDefault="47F7D162" w:rsidP="63D7369B">
      <w:pPr>
        <w:pStyle w:val="Heading2"/>
      </w:pPr>
      <w:bookmarkStart w:id="29" w:name="_Toc1822941933"/>
      <w:r>
        <w:t>Bulk updates to checks</w:t>
      </w:r>
      <w:bookmarkEnd w:id="29"/>
    </w:p>
    <w:p w14:paraId="6C1E6713" w14:textId="3604D0A8" w:rsidR="47F7D162" w:rsidRDefault="47F7D162" w:rsidP="63D7369B">
      <w:r w:rsidRPr="63D7369B">
        <w:t xml:space="preserve">There is a table within each household record which lists the members of the </w:t>
      </w:r>
      <w:proofErr w:type="gramStart"/>
      <w:r w:rsidRPr="63D7369B">
        <w:t>household</w:t>
      </w:r>
      <w:proofErr w:type="gramEnd"/>
      <w:r w:rsidRPr="63D7369B">
        <w:t xml:space="preserve"> and which checks they have undergone in the Welcome Centre. When several members of a household group have each undergone the same checks (such as having a family health appointment booked or welfare visit completed), you can quickly update these checks in a single location to save time. </w:t>
      </w:r>
    </w:p>
    <w:p w14:paraId="0D7608BB" w14:textId="6A3B01A1" w:rsidR="47F7D162" w:rsidRDefault="47F7D162" w:rsidP="63D7369B">
      <w:r w:rsidRPr="63D7369B">
        <w:t xml:space="preserve">You can also use this table to see which members of a merged household (a reunited family for example) have had checks and which individuals have not. </w:t>
      </w:r>
    </w:p>
    <w:p w14:paraId="36EC6F9A" w14:textId="460A2927" w:rsidR="47F7D162" w:rsidRDefault="47F7D162" w:rsidP="63D7369B">
      <w:pPr>
        <w:spacing w:line="257" w:lineRule="auto"/>
      </w:pPr>
      <w:r w:rsidRPr="63D7369B">
        <w:t>To update all the records at the same time:</w:t>
      </w:r>
    </w:p>
    <w:p w14:paraId="1CF7BD1A" w14:textId="60FF7D42" w:rsidR="47F7D162" w:rsidRDefault="47F7D162" w:rsidP="63D7369B">
      <w:pPr>
        <w:spacing w:line="257" w:lineRule="auto"/>
      </w:pPr>
      <w:r w:rsidRPr="63D7369B">
        <w:t>1. Click on the Household ID for the person or group you wish to update.</w:t>
      </w:r>
    </w:p>
    <w:p w14:paraId="4F2B79B1" w14:textId="331DBCB4" w:rsidR="47F7D162" w:rsidRDefault="47F7D162" w:rsidP="63D7369B">
      <w:pPr>
        <w:spacing w:line="257" w:lineRule="auto"/>
      </w:pPr>
      <w:r w:rsidRPr="63D7369B">
        <w:t>2. Click on the Super Sponsor / Individual Sponsor Applicant Checks button in the top menu (depending on which sponsorship scheme the person is on).</w:t>
      </w:r>
    </w:p>
    <w:p w14:paraId="043C5E98" w14:textId="344252DB" w:rsidR="47F7D162" w:rsidRDefault="47F7D162" w:rsidP="63D7369B">
      <w:r>
        <w:rPr>
          <w:noProof/>
        </w:rPr>
        <w:drawing>
          <wp:inline distT="0" distB="0" distL="0" distR="0" wp14:anchorId="04BA5257" wp14:editId="1755EBEC">
            <wp:extent cx="4592186" cy="1999514"/>
            <wp:effectExtent l="0" t="0" r="0" b="1270"/>
            <wp:docPr id="891153370" name="Picture 89115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623427" cy="2013117"/>
                    </a:xfrm>
                    <a:prstGeom prst="rect">
                      <a:avLst/>
                    </a:prstGeom>
                  </pic:spPr>
                </pic:pic>
              </a:graphicData>
            </a:graphic>
          </wp:inline>
        </w:drawing>
      </w:r>
    </w:p>
    <w:p w14:paraId="4B530C79" w14:textId="25575A79" w:rsidR="47F7D162" w:rsidRDefault="47F7D162" w:rsidP="63D7369B">
      <w:pPr>
        <w:spacing w:line="257" w:lineRule="auto"/>
      </w:pPr>
      <w:r w:rsidRPr="63D7369B">
        <w:t>3. Use the dropdown menu to change the status of the check from No to Yes once completed, ensuring you click the save button at the top of the page or as indicated below when you have completed your updates:</w:t>
      </w:r>
    </w:p>
    <w:p w14:paraId="2AC39DA0" w14:textId="75FC63CD" w:rsidR="47F7D162" w:rsidRDefault="47F7D162" w:rsidP="63D7369B">
      <w:r>
        <w:rPr>
          <w:noProof/>
        </w:rPr>
        <w:lastRenderedPageBreak/>
        <w:drawing>
          <wp:inline distT="0" distB="0" distL="0" distR="0" wp14:anchorId="1E408EF6" wp14:editId="5D12A56B">
            <wp:extent cx="5295900" cy="2250758"/>
            <wp:effectExtent l="0" t="0" r="0" b="0"/>
            <wp:docPr id="2052124384" name="Picture 205212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295900" cy="2250758"/>
                    </a:xfrm>
                    <a:prstGeom prst="rect">
                      <a:avLst/>
                    </a:prstGeom>
                  </pic:spPr>
                </pic:pic>
              </a:graphicData>
            </a:graphic>
          </wp:inline>
        </w:drawing>
      </w:r>
    </w:p>
    <w:p w14:paraId="625B8F04" w14:textId="77777777" w:rsidR="003C2AE0" w:rsidRDefault="00C15C95">
      <w:pPr>
        <w:pStyle w:val="Heading2"/>
        <w:pageBreakBefore/>
        <w:spacing w:line="291" w:lineRule="auto"/>
      </w:pPr>
      <w:bookmarkStart w:id="30" w:name="_Using_Case_Notes"/>
      <w:bookmarkStart w:id="31" w:name="_Using_Case_Notes_"/>
      <w:bookmarkStart w:id="32" w:name="_Toc1861954356"/>
      <w:bookmarkEnd w:id="30"/>
      <w:r>
        <w:lastRenderedPageBreak/>
        <w:t xml:space="preserve">Using Case Notes </w:t>
      </w:r>
      <w:bookmarkEnd w:id="31"/>
      <w:bookmarkEnd w:id="32"/>
    </w:p>
    <w:p w14:paraId="625B8F05" w14:textId="77777777" w:rsidR="003C2AE0" w:rsidRDefault="00C15C95">
      <w:r>
        <w:t xml:space="preserve">You will need to create a case note to record any checks which have been completed and add any additional information. To do this: </w:t>
      </w:r>
    </w:p>
    <w:p w14:paraId="625B8F06" w14:textId="4250F967" w:rsidR="003C2AE0" w:rsidRDefault="00C15C95" w:rsidP="00E850EF">
      <w:pPr>
        <w:numPr>
          <w:ilvl w:val="0"/>
          <w:numId w:val="48"/>
        </w:numPr>
        <w:ind w:hanging="360"/>
      </w:pPr>
      <w:r>
        <w:rPr>
          <w:highlight w:val="white"/>
        </w:rPr>
        <w:t xml:space="preserve">Change your system view and filter this view further if you prefer. You can read more about changing system views under the </w:t>
      </w:r>
      <w:hyperlink w:anchor="_System_Views">
        <w:r>
          <w:rPr>
            <w:color w:val="1155CC"/>
            <w:highlight w:val="white"/>
            <w:u w:val="single"/>
          </w:rPr>
          <w:t>System Views section</w:t>
        </w:r>
      </w:hyperlink>
      <w:r>
        <w:rPr>
          <w:highlight w:val="white"/>
        </w:rPr>
        <w:t xml:space="preserve"> of this guide.</w:t>
      </w:r>
    </w:p>
    <w:p w14:paraId="625B8F07" w14:textId="1A2FBC55" w:rsidR="003C2AE0" w:rsidRDefault="00C15C95" w:rsidP="00E850EF">
      <w:pPr>
        <w:numPr>
          <w:ilvl w:val="0"/>
          <w:numId w:val="48"/>
        </w:numPr>
        <w:ind w:hanging="360"/>
      </w:pPr>
      <w:r>
        <w:t xml:space="preserve">Double-click on the name of the applicant whose record you wish to update. This will take you to the </w:t>
      </w:r>
      <w:hyperlink w:anchor="_Applicant">
        <w:r>
          <w:rPr>
            <w:color w:val="1155CC"/>
            <w:u w:val="single"/>
          </w:rPr>
          <w:t>individual Applicant screen</w:t>
        </w:r>
      </w:hyperlink>
      <w:r>
        <w:t xml:space="preserve">. </w:t>
      </w:r>
    </w:p>
    <w:p w14:paraId="625B8F08" w14:textId="77777777" w:rsidR="003C2AE0" w:rsidRDefault="00C15C95" w:rsidP="00E850EF">
      <w:pPr>
        <w:numPr>
          <w:ilvl w:val="0"/>
          <w:numId w:val="48"/>
        </w:numPr>
        <w:ind w:hanging="360"/>
      </w:pPr>
      <w:r>
        <w:t xml:space="preserve">On the Summary tab, under Case Notes and Activities, you can add case notes. This should be done for each person arriving. </w:t>
      </w:r>
    </w:p>
    <w:p w14:paraId="625B8F09" w14:textId="77777777" w:rsidR="003C2AE0" w:rsidRDefault="00C15C95" w:rsidP="00E850EF">
      <w:pPr>
        <w:numPr>
          <w:ilvl w:val="0"/>
          <w:numId w:val="48"/>
        </w:numPr>
        <w:ind w:hanging="360"/>
      </w:pPr>
      <w:r>
        <w:t xml:space="preserve">Click Enter a note.  </w:t>
      </w:r>
    </w:p>
    <w:p w14:paraId="625B8F0A" w14:textId="77777777" w:rsidR="003C2AE0" w:rsidRDefault="00C15C95">
      <w:pPr>
        <w:ind w:left="640"/>
      </w:pPr>
      <w:r>
        <w:rPr>
          <w:noProof/>
          <w:color w:val="2B579A"/>
          <w:shd w:val="clear" w:color="auto" w:fill="E6E6E6"/>
        </w:rPr>
        <w:drawing>
          <wp:inline distT="114300" distB="114300" distL="114300" distR="114300" wp14:anchorId="625B91DB" wp14:editId="625B91DC">
            <wp:extent cx="1511300" cy="406400"/>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1511300" cy="406400"/>
                    </a:xfrm>
                    <a:prstGeom prst="rect">
                      <a:avLst/>
                    </a:prstGeom>
                    <a:ln/>
                  </pic:spPr>
                </pic:pic>
              </a:graphicData>
            </a:graphic>
          </wp:inline>
        </w:drawing>
      </w:r>
    </w:p>
    <w:p w14:paraId="625B8F0B" w14:textId="77777777" w:rsidR="003C2AE0" w:rsidRDefault="00C15C95" w:rsidP="00E850EF">
      <w:pPr>
        <w:numPr>
          <w:ilvl w:val="0"/>
          <w:numId w:val="19"/>
        </w:numPr>
        <w:ind w:hanging="360"/>
      </w:pPr>
      <w:r>
        <w:t>Add a title for your case note and add details in the main text box. In this case, you may want to simply copy the checklist above (numbered 1 – 4), to indicate that these are the checks that have been carried out.</w:t>
      </w:r>
    </w:p>
    <w:p w14:paraId="625B8F0C" w14:textId="77777777" w:rsidR="003C2AE0" w:rsidRDefault="00C15C95">
      <w:pPr>
        <w:ind w:left="850"/>
      </w:pPr>
      <w:r>
        <w:t xml:space="preserve">For ease of filtering and future reference please add the following in the title of the case note:  </w:t>
      </w:r>
      <w:r>
        <w:br/>
        <w:t xml:space="preserve"> </w:t>
      </w:r>
    </w:p>
    <w:p w14:paraId="625B8F0D" w14:textId="5C4BDE8B" w:rsidR="003C2AE0" w:rsidRDefault="00C15C95" w:rsidP="00E850EF">
      <w:pPr>
        <w:numPr>
          <w:ilvl w:val="0"/>
          <w:numId w:val="54"/>
        </w:numPr>
      </w:pPr>
      <w:r>
        <w:t xml:space="preserve">The name of the Welcome Centre and your initials, for example Ty </w:t>
      </w:r>
      <w:proofErr w:type="spellStart"/>
      <w:r>
        <w:t>Magor</w:t>
      </w:r>
      <w:proofErr w:type="spellEnd"/>
      <w:r>
        <w:t xml:space="preserve"> WC – SL.  You will see the Contact Centre will have added WNSU CC + initials to their records. </w:t>
      </w:r>
    </w:p>
    <w:p w14:paraId="625B8F0E" w14:textId="77777777" w:rsidR="003C2AE0" w:rsidRDefault="00C15C95">
      <w:pPr>
        <w:ind w:left="850"/>
      </w:pPr>
      <w:r>
        <w:t xml:space="preserve">or </w:t>
      </w:r>
    </w:p>
    <w:p w14:paraId="625B8F0F" w14:textId="77777777" w:rsidR="003C2AE0" w:rsidRDefault="00C15C95" w:rsidP="00E850EF">
      <w:pPr>
        <w:numPr>
          <w:ilvl w:val="0"/>
          <w:numId w:val="51"/>
        </w:numPr>
      </w:pPr>
      <w:r>
        <w:t xml:space="preserve">If you are working within a Local Authority, please insert your Local Authority name and your initials, for example, Conwy CC – SL. </w:t>
      </w:r>
    </w:p>
    <w:p w14:paraId="625B8F10" w14:textId="77777777" w:rsidR="003C2AE0" w:rsidRDefault="00C15C95">
      <w:r>
        <w:t xml:space="preserve">         </w:t>
      </w:r>
    </w:p>
    <w:p w14:paraId="625B8F11" w14:textId="77777777" w:rsidR="003C2AE0" w:rsidRDefault="00C15C95">
      <w:pPr>
        <w:jc w:val="center"/>
      </w:pPr>
      <w:r>
        <w:rPr>
          <w:noProof/>
          <w:color w:val="2B579A"/>
          <w:shd w:val="clear" w:color="auto" w:fill="E6E6E6"/>
        </w:rPr>
        <w:lastRenderedPageBreak/>
        <w:drawing>
          <wp:inline distT="114300" distB="114300" distL="114300" distR="114300" wp14:anchorId="625B91DD" wp14:editId="267005FE">
            <wp:extent cx="4312117" cy="2930893"/>
            <wp:effectExtent l="0" t="0" r="0" b="3175"/>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4321983" cy="2937599"/>
                    </a:xfrm>
                    <a:prstGeom prst="rect">
                      <a:avLst/>
                    </a:prstGeom>
                    <a:ln/>
                  </pic:spPr>
                </pic:pic>
              </a:graphicData>
            </a:graphic>
          </wp:inline>
        </w:drawing>
      </w:r>
    </w:p>
    <w:p w14:paraId="625B8F12" w14:textId="77777777" w:rsidR="003C2AE0" w:rsidRDefault="00C15C95">
      <w:r>
        <w:t xml:space="preserve"> </w:t>
      </w:r>
    </w:p>
    <w:p w14:paraId="625B8F13" w14:textId="77777777" w:rsidR="003C2AE0" w:rsidRDefault="00C15C95" w:rsidP="00E850EF">
      <w:pPr>
        <w:numPr>
          <w:ilvl w:val="0"/>
          <w:numId w:val="14"/>
        </w:numPr>
        <w:ind w:hanging="360"/>
      </w:pPr>
      <w:r>
        <w:t xml:space="preserve">To add your note, click the Add note button. </w:t>
      </w:r>
    </w:p>
    <w:p w14:paraId="625B8F14" w14:textId="77777777" w:rsidR="003C2AE0" w:rsidRDefault="00C15C95" w:rsidP="00E850EF">
      <w:pPr>
        <w:numPr>
          <w:ilvl w:val="0"/>
          <w:numId w:val="14"/>
        </w:numPr>
        <w:ind w:hanging="360"/>
      </w:pPr>
      <w:r>
        <w:t xml:space="preserve">To discard your note, click the Cancel button. </w:t>
      </w:r>
    </w:p>
    <w:p w14:paraId="625B8F15" w14:textId="77777777" w:rsidR="003C2AE0" w:rsidRDefault="00C15C95">
      <w:r>
        <w:t xml:space="preserve"> </w:t>
      </w:r>
    </w:p>
    <w:p w14:paraId="625B8F16" w14:textId="77777777" w:rsidR="003C2AE0" w:rsidRDefault="00C15C95">
      <w:pPr>
        <w:pStyle w:val="Heading3"/>
        <w:spacing w:after="200" w:line="305" w:lineRule="auto"/>
      </w:pPr>
      <w:bookmarkStart w:id="33" w:name="_Toc1908506558"/>
      <w:r>
        <w:t xml:space="preserve">Tips for adding information into the Case Notes and Activities </w:t>
      </w:r>
      <w:bookmarkEnd w:id="33"/>
    </w:p>
    <w:p w14:paraId="625B8F17" w14:textId="77777777" w:rsidR="003C2AE0" w:rsidRDefault="00C15C95" w:rsidP="00E850EF">
      <w:pPr>
        <w:numPr>
          <w:ilvl w:val="0"/>
          <w:numId w:val="44"/>
        </w:numPr>
        <w:ind w:hanging="360"/>
      </w:pPr>
      <w:r>
        <w:t xml:space="preserve">Provide as much detail as possible BUT do not include any health/sensitive information.  For example, you could say a medical check has been booked/completed but not information about the outcome. </w:t>
      </w:r>
    </w:p>
    <w:p w14:paraId="625B8F18" w14:textId="77777777" w:rsidR="003C2AE0" w:rsidRDefault="00C15C95" w:rsidP="00E850EF">
      <w:pPr>
        <w:numPr>
          <w:ilvl w:val="0"/>
          <w:numId w:val="44"/>
        </w:numPr>
        <w:ind w:hanging="360"/>
      </w:pPr>
      <w:r>
        <w:t xml:space="preserve">Do not delete a record unless it has been added in error. You can annotate it has been completed or if a task or appointment mark as complete using to tick icon which appears when you hover over a record. </w:t>
      </w:r>
    </w:p>
    <w:p w14:paraId="625B8F19" w14:textId="77777777" w:rsidR="003C2AE0" w:rsidRDefault="00C15C95" w:rsidP="00E850EF">
      <w:pPr>
        <w:numPr>
          <w:ilvl w:val="0"/>
          <w:numId w:val="44"/>
        </w:numPr>
        <w:ind w:hanging="360"/>
      </w:pPr>
      <w:r>
        <w:t xml:space="preserve">You can create a Task, but you are not able to assign tasks to other team members. </w:t>
      </w:r>
    </w:p>
    <w:p w14:paraId="625B8F1A" w14:textId="77777777" w:rsidR="003C2AE0" w:rsidRDefault="00C15C95" w:rsidP="00E850EF">
      <w:pPr>
        <w:numPr>
          <w:ilvl w:val="0"/>
          <w:numId w:val="44"/>
        </w:numPr>
        <w:ind w:hanging="360"/>
      </w:pPr>
      <w:r>
        <w:t xml:space="preserve">You are only able to update your own case notes. </w:t>
      </w:r>
    </w:p>
    <w:p w14:paraId="625B8F1B" w14:textId="77777777" w:rsidR="003C2AE0" w:rsidRDefault="00C15C95" w:rsidP="00E850EF">
      <w:pPr>
        <w:numPr>
          <w:ilvl w:val="0"/>
          <w:numId w:val="44"/>
        </w:numPr>
        <w:ind w:hanging="360"/>
        <w:rPr>
          <w:highlight w:val="white"/>
        </w:rPr>
      </w:pPr>
      <w:r w:rsidRPr="63D7369B">
        <w:rPr>
          <w:highlight w:val="white"/>
        </w:rPr>
        <w:t>The system is not designed for document upload.</w:t>
      </w:r>
    </w:p>
    <w:p w14:paraId="16CB8FF5" w14:textId="4FC6E25B" w:rsidR="63D7369B" w:rsidRDefault="63D7369B" w:rsidP="63D7369B">
      <w:pPr>
        <w:rPr>
          <w:highlight w:val="white"/>
        </w:rPr>
      </w:pPr>
    </w:p>
    <w:p w14:paraId="03F1DC1D" w14:textId="00098A31" w:rsidR="09BA847D" w:rsidRDefault="09BA847D" w:rsidP="63D7369B">
      <w:pPr>
        <w:pStyle w:val="Heading2"/>
      </w:pPr>
      <w:bookmarkStart w:id="34" w:name="_Toc979054943"/>
      <w:r>
        <w:t xml:space="preserve">Adding </w:t>
      </w:r>
      <w:r w:rsidR="61A4325B">
        <w:t xml:space="preserve">a </w:t>
      </w:r>
      <w:r w:rsidR="746A274D">
        <w:t>C</w:t>
      </w:r>
      <w:r>
        <w:t xml:space="preserve">omplex </w:t>
      </w:r>
      <w:r w:rsidR="46EFCEFF">
        <w:t>C</w:t>
      </w:r>
      <w:r>
        <w:t xml:space="preserve">ase </w:t>
      </w:r>
      <w:r w:rsidR="15A9557C">
        <w:t>flag</w:t>
      </w:r>
      <w:bookmarkEnd w:id="34"/>
    </w:p>
    <w:p w14:paraId="6A5DD0DF" w14:textId="111391C9" w:rsidR="09BA847D" w:rsidRDefault="09BA847D" w:rsidP="63D7369B">
      <w:pPr>
        <w:rPr>
          <w:color w:val="323130"/>
        </w:rPr>
      </w:pPr>
      <w:r w:rsidRPr="63D7369B">
        <w:rPr>
          <w:color w:val="323130"/>
        </w:rPr>
        <w:t xml:space="preserve">A complex case flag can be applied to individual applicants’ records. This is used when an applicant may have a complex health or personal circumstance which may mean they should be supported differently. </w:t>
      </w:r>
    </w:p>
    <w:p w14:paraId="1D4F15FF" w14:textId="53EED5ED" w:rsidR="09BA847D" w:rsidRDefault="09BA847D" w:rsidP="63D7369B">
      <w:pPr>
        <w:rPr>
          <w:color w:val="323130"/>
        </w:rPr>
      </w:pPr>
      <w:r w:rsidRPr="63D7369B">
        <w:rPr>
          <w:color w:val="323130"/>
        </w:rPr>
        <w:lastRenderedPageBreak/>
        <w:t xml:space="preserve">A complex case flag creates a pop-up message that appears whenever the applicant’s record is accessed to notify the platform user of the complex case. </w:t>
      </w:r>
    </w:p>
    <w:p w14:paraId="1D968547" w14:textId="0142A9FC" w:rsidR="09BA847D" w:rsidRDefault="09BA847D" w:rsidP="63D7369B">
      <w:pPr>
        <w:rPr>
          <w:color w:val="323130"/>
        </w:rPr>
      </w:pPr>
      <w:r w:rsidRPr="63D7369B">
        <w:rPr>
          <w:color w:val="323130"/>
        </w:rPr>
        <w:t xml:space="preserve">It is vital that the privacy of the applicant is protected. Therefore, any information outlining their circumstances must be held on local systems. A case note should be added to the platform identifying the person or team to speak to for further information. </w:t>
      </w:r>
    </w:p>
    <w:p w14:paraId="6EA51DA8" w14:textId="5E3CAEF9" w:rsidR="09BA847D" w:rsidRDefault="09BA847D" w:rsidP="63D7369B">
      <w:pPr>
        <w:spacing w:line="257" w:lineRule="auto"/>
      </w:pPr>
      <w:r w:rsidRPr="63D7369B">
        <w:rPr>
          <w:color w:val="323130"/>
        </w:rPr>
        <w:t xml:space="preserve">To add a complex case note: </w:t>
      </w:r>
    </w:p>
    <w:p w14:paraId="1C1F144E" w14:textId="32377317" w:rsidR="09BA847D" w:rsidRDefault="09BA847D" w:rsidP="63D7369B">
      <w:pPr>
        <w:spacing w:line="257" w:lineRule="auto"/>
      </w:pPr>
      <w:r w:rsidRPr="63D7369B">
        <w:rPr>
          <w:color w:val="323130"/>
        </w:rPr>
        <w:t>1.</w:t>
      </w:r>
      <w:r w:rsidRPr="63D7369B">
        <w:t xml:space="preserve"> Open the applicant’s record on the Summary section. </w:t>
      </w:r>
    </w:p>
    <w:p w14:paraId="0703564C" w14:textId="7677099B" w:rsidR="09BA847D" w:rsidRDefault="09BA847D" w:rsidP="63D7369B">
      <w:pPr>
        <w:spacing w:line="257" w:lineRule="auto"/>
      </w:pPr>
      <w:r w:rsidRPr="63D7369B">
        <w:t xml:space="preserve">2. Under Case Notes and Activities, click Yes on the Complex Case dropdown menu. </w:t>
      </w:r>
    </w:p>
    <w:p w14:paraId="64C5486F" w14:textId="6AF73271" w:rsidR="09BA847D" w:rsidRDefault="09BA847D" w:rsidP="63D7369B">
      <w:pPr>
        <w:spacing w:line="257" w:lineRule="auto"/>
      </w:pPr>
      <w:r w:rsidRPr="63D7369B">
        <w:t xml:space="preserve"> </w:t>
      </w:r>
      <w:r>
        <w:rPr>
          <w:noProof/>
        </w:rPr>
        <w:drawing>
          <wp:inline distT="0" distB="0" distL="0" distR="0" wp14:anchorId="6B83CD0A" wp14:editId="5DC77531">
            <wp:extent cx="3086100" cy="1642602"/>
            <wp:effectExtent l="0" t="0" r="0" b="0"/>
            <wp:docPr id="989971903" name="Picture 98997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086100" cy="1642602"/>
                    </a:xfrm>
                    <a:prstGeom prst="rect">
                      <a:avLst/>
                    </a:prstGeom>
                  </pic:spPr>
                </pic:pic>
              </a:graphicData>
            </a:graphic>
          </wp:inline>
        </w:drawing>
      </w:r>
    </w:p>
    <w:p w14:paraId="3C304718" w14:textId="39CD3B97" w:rsidR="09BA847D" w:rsidRDefault="09BA847D" w:rsidP="63D7369B">
      <w:pPr>
        <w:spacing w:line="257" w:lineRule="auto"/>
      </w:pPr>
      <w:r w:rsidRPr="63D7369B">
        <w:t xml:space="preserve">3. Add a case note on the timeline with details on who to contact in the local authority for further information on handling the case appropriately. </w:t>
      </w:r>
    </w:p>
    <w:p w14:paraId="29DA3B4A" w14:textId="20296C25" w:rsidR="09BA847D" w:rsidRDefault="09BA847D" w:rsidP="63D7369B">
      <w:pPr>
        <w:spacing w:line="257" w:lineRule="auto"/>
      </w:pPr>
      <w:r w:rsidRPr="63D7369B">
        <w:t>After a complex case note has been created, a pop up will show every time the person’s record is accessed.</w:t>
      </w:r>
    </w:p>
    <w:p w14:paraId="0F04D9E4" w14:textId="0CE2AC3F" w:rsidR="63D7369B" w:rsidRDefault="63D7369B" w:rsidP="63D7369B">
      <w:pPr>
        <w:rPr>
          <w:highlight w:val="white"/>
        </w:rPr>
      </w:pPr>
    </w:p>
    <w:p w14:paraId="625B8F1C" w14:textId="77777777" w:rsidR="003C2AE0" w:rsidRDefault="00C15C95">
      <w:pPr>
        <w:pStyle w:val="Heading2"/>
        <w:pageBreakBefore/>
        <w:spacing w:line="291" w:lineRule="auto"/>
      </w:pPr>
      <w:bookmarkStart w:id="35" w:name="_Toc921889117"/>
      <w:r>
        <w:lastRenderedPageBreak/>
        <w:t xml:space="preserve">Updating the Checks box </w:t>
      </w:r>
      <w:bookmarkEnd w:id="35"/>
    </w:p>
    <w:p w14:paraId="625B8F1D" w14:textId="77777777" w:rsidR="003C2AE0" w:rsidRDefault="00C15C95">
      <w:pPr>
        <w:spacing w:after="0"/>
      </w:pPr>
      <w:r>
        <w:t xml:space="preserve">To ensure reports can be accurately extracted by a range of organisations please ensure you update the checks box. The checkboxes are split into Super Sponsor Checks and Individual Sponsor Checks. </w:t>
      </w:r>
    </w:p>
    <w:p w14:paraId="625B8F1E" w14:textId="2C5C69D2" w:rsidR="003C2AE0" w:rsidRDefault="00C15C95" w:rsidP="00E850EF">
      <w:pPr>
        <w:numPr>
          <w:ilvl w:val="0"/>
          <w:numId w:val="39"/>
        </w:numPr>
        <w:spacing w:after="0"/>
        <w:ind w:hanging="360"/>
      </w:pPr>
      <w:r>
        <w:t xml:space="preserve">Click the </w:t>
      </w:r>
      <w:r>
        <w:rPr>
          <w:noProof/>
          <w:color w:val="2B579A"/>
          <w:shd w:val="clear" w:color="auto" w:fill="E6E6E6"/>
        </w:rPr>
        <w:drawing>
          <wp:inline distT="114300" distB="114300" distL="114300" distR="114300" wp14:anchorId="625B91DF" wp14:editId="3DDBED50">
            <wp:extent cx="539015" cy="269508"/>
            <wp:effectExtent l="0" t="0" r="0" b="0"/>
            <wp:docPr id="74"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3"/>
                    <a:srcRect/>
                    <a:stretch>
                      <a:fillRect/>
                    </a:stretch>
                  </pic:blipFill>
                  <pic:spPr>
                    <a:xfrm>
                      <a:off x="0" y="0"/>
                      <a:ext cx="553057" cy="276529"/>
                    </a:xfrm>
                    <a:prstGeom prst="rect">
                      <a:avLst/>
                    </a:prstGeom>
                    <a:ln/>
                  </pic:spPr>
                </pic:pic>
              </a:graphicData>
            </a:graphic>
          </wp:inline>
        </w:drawing>
      </w:r>
      <w:r w:rsidR="00FE511A">
        <w:t xml:space="preserve"> </w:t>
      </w:r>
      <w:r>
        <w:t xml:space="preserve">boxes to switch between yes and no.  A blue box indicates the check has taken place. </w:t>
      </w:r>
      <w:r w:rsidR="00305601">
        <w:br/>
      </w:r>
    </w:p>
    <w:p w14:paraId="625B8F1F" w14:textId="67E172B3" w:rsidR="003C2AE0" w:rsidRDefault="001D3766" w:rsidP="00305601">
      <w:pPr>
        <w:spacing w:after="0"/>
        <w:ind w:left="567"/>
        <w:jc w:val="center"/>
      </w:pPr>
      <w:r>
        <w:rPr>
          <w:noProof/>
          <w:color w:val="2B579A"/>
          <w:shd w:val="clear" w:color="auto" w:fill="E6E6E6"/>
        </w:rPr>
        <w:drawing>
          <wp:inline distT="0" distB="0" distL="0" distR="0" wp14:anchorId="3452C39B" wp14:editId="4F3E643A">
            <wp:extent cx="2660787" cy="1784442"/>
            <wp:effectExtent l="0" t="0" r="6350" b="6350"/>
            <wp:docPr id="79" name="Picture 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660787" cy="1784442"/>
                    </a:xfrm>
                    <a:prstGeom prst="rect">
                      <a:avLst/>
                    </a:prstGeom>
                  </pic:spPr>
                </pic:pic>
              </a:graphicData>
            </a:graphic>
          </wp:inline>
        </w:drawing>
      </w:r>
      <w:r w:rsidR="00305601" w:rsidRPr="00305601">
        <w:rPr>
          <w:noProof/>
          <w:color w:val="2B579A"/>
          <w:shd w:val="clear" w:color="auto" w:fill="E6E6E6"/>
        </w:rPr>
        <w:drawing>
          <wp:inline distT="0" distB="0" distL="0" distR="0" wp14:anchorId="619DD244" wp14:editId="7E9854FD">
            <wp:extent cx="2635385" cy="1301817"/>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45"/>
                    <a:stretch>
                      <a:fillRect/>
                    </a:stretch>
                  </pic:blipFill>
                  <pic:spPr>
                    <a:xfrm>
                      <a:off x="0" y="0"/>
                      <a:ext cx="2635385" cy="1301817"/>
                    </a:xfrm>
                    <a:prstGeom prst="rect">
                      <a:avLst/>
                    </a:prstGeom>
                  </pic:spPr>
                </pic:pic>
              </a:graphicData>
            </a:graphic>
          </wp:inline>
        </w:drawing>
      </w:r>
    </w:p>
    <w:p w14:paraId="625B8F20" w14:textId="77777777" w:rsidR="003C2AE0" w:rsidRDefault="00C15C95">
      <w:pPr>
        <w:spacing w:after="0"/>
        <w:ind w:left="360"/>
      </w:pPr>
      <w:r>
        <w:t xml:space="preserve"> </w:t>
      </w:r>
    </w:p>
    <w:p w14:paraId="625B8F21" w14:textId="77777777" w:rsidR="003C2AE0" w:rsidRDefault="00C15C95">
      <w:pPr>
        <w:spacing w:after="0"/>
      </w:pPr>
      <w:r>
        <w:rPr>
          <w:b/>
        </w:rPr>
        <w:t>Please note</w:t>
      </w:r>
      <w:r>
        <w:t xml:space="preserve">:  </w:t>
      </w:r>
    </w:p>
    <w:p w14:paraId="625B8F22" w14:textId="77777777" w:rsidR="003C2AE0" w:rsidRDefault="00C15C95">
      <w:pPr>
        <w:spacing w:after="0"/>
      </w:pPr>
      <w:r>
        <w:t xml:space="preserve">The checkboxes are continuing to be developed so they accurately record the range of checks required for individuals, determined by the scheme they are travelling under.  </w:t>
      </w:r>
    </w:p>
    <w:p w14:paraId="625B8F23" w14:textId="77777777" w:rsidR="003C2AE0" w:rsidRDefault="003C2AE0"/>
    <w:p w14:paraId="625B8F24" w14:textId="77777777" w:rsidR="003C2AE0" w:rsidRDefault="00C15C95">
      <w:pPr>
        <w:pStyle w:val="Heading2"/>
        <w:pageBreakBefore/>
      </w:pPr>
      <w:bookmarkStart w:id="36" w:name="_Toc1031123209"/>
      <w:r>
        <w:lastRenderedPageBreak/>
        <w:t xml:space="preserve">Updating / Creating a Housing Need </w:t>
      </w:r>
      <w:bookmarkEnd w:id="36"/>
    </w:p>
    <w:p w14:paraId="625B8F25" w14:textId="77777777" w:rsidR="003C2AE0" w:rsidRDefault="00C15C95">
      <w:r>
        <w:t xml:space="preserve">Housing needs will initially be created by: </w:t>
      </w:r>
    </w:p>
    <w:p w14:paraId="625B8F26" w14:textId="77777777" w:rsidR="003C2AE0" w:rsidRDefault="00C15C95" w:rsidP="00E850EF">
      <w:pPr>
        <w:numPr>
          <w:ilvl w:val="0"/>
          <w:numId w:val="21"/>
        </w:numPr>
        <w:ind w:hanging="360"/>
      </w:pPr>
      <w:r>
        <w:t xml:space="preserve">The Contact Centre for applicants coming through the Super Sponsor scheme </w:t>
      </w:r>
    </w:p>
    <w:p w14:paraId="625B8F27" w14:textId="77777777" w:rsidR="003C2AE0" w:rsidRDefault="00C15C95" w:rsidP="00E850EF">
      <w:pPr>
        <w:numPr>
          <w:ilvl w:val="0"/>
          <w:numId w:val="21"/>
        </w:numPr>
        <w:ind w:hanging="360"/>
      </w:pPr>
      <w:r>
        <w:t xml:space="preserve">The appropriate Local Authority for applicants coming through the Individual Sponsor scheme </w:t>
      </w:r>
    </w:p>
    <w:p w14:paraId="625B8F28" w14:textId="77777777" w:rsidR="003C2AE0" w:rsidRDefault="00C15C95">
      <w:r>
        <w:t xml:space="preserve">If a person joins or leaves a household ID group, you must:  </w:t>
      </w:r>
    </w:p>
    <w:p w14:paraId="625B8F29" w14:textId="77777777" w:rsidR="003C2AE0" w:rsidRDefault="00C15C95" w:rsidP="00E850EF">
      <w:pPr>
        <w:numPr>
          <w:ilvl w:val="0"/>
          <w:numId w:val="34"/>
        </w:numPr>
        <w:ind w:hanging="360"/>
      </w:pPr>
      <w:r>
        <w:t xml:space="preserve">Update the linked housing need requirement for the existing household </w:t>
      </w:r>
    </w:p>
    <w:p w14:paraId="625B8F2A" w14:textId="77777777" w:rsidR="003C2AE0" w:rsidRDefault="00C15C95" w:rsidP="00E850EF">
      <w:pPr>
        <w:numPr>
          <w:ilvl w:val="0"/>
          <w:numId w:val="34"/>
        </w:numPr>
        <w:ind w:hanging="360"/>
      </w:pPr>
      <w:r>
        <w:t xml:space="preserve">Create a new linked housing need for the person that has been moved (if they are not joining another group). </w:t>
      </w:r>
    </w:p>
    <w:p w14:paraId="625B8F2B" w14:textId="77777777" w:rsidR="003C2AE0" w:rsidRDefault="00C15C95">
      <w:r>
        <w:t xml:space="preserve">Every Household ID should have a linked housing need which helps Local Authority colleagues when matching individuals to suitable accommodation whether that be super sponsor scheme households or individuals travelling on the individual scheme needing to be re-housed. </w:t>
      </w:r>
    </w:p>
    <w:p w14:paraId="625B8F2D" w14:textId="77777777" w:rsidR="003C2AE0" w:rsidRDefault="00C15C95">
      <w:pPr>
        <w:pStyle w:val="Heading3"/>
        <w:spacing w:after="200"/>
      </w:pPr>
      <w:bookmarkStart w:id="37" w:name="_Updating_an_existing"/>
      <w:bookmarkStart w:id="38" w:name="_Toc999337904"/>
      <w:bookmarkEnd w:id="37"/>
      <w:r>
        <w:t xml:space="preserve">Updating an existing Housing Need </w:t>
      </w:r>
      <w:bookmarkEnd w:id="38"/>
    </w:p>
    <w:p w14:paraId="625B8F2E" w14:textId="688FDFCB" w:rsidR="003C2AE0" w:rsidRDefault="00C15C95" w:rsidP="00E850EF">
      <w:pPr>
        <w:numPr>
          <w:ilvl w:val="0"/>
          <w:numId w:val="18"/>
        </w:numPr>
        <w:ind w:hanging="360"/>
      </w:pPr>
      <w:r>
        <w:t xml:space="preserve">Go to the </w:t>
      </w:r>
      <w:hyperlink w:anchor="_Menus">
        <w:r>
          <w:rPr>
            <w:color w:val="1155CC"/>
            <w:u w:val="single"/>
          </w:rPr>
          <w:t xml:space="preserve">Applicants section </w:t>
        </w:r>
      </w:hyperlink>
      <w:r>
        <w:t xml:space="preserve">and double-click on the name of an applicant to get to their </w:t>
      </w:r>
      <w:hyperlink w:anchor="_Applicant">
        <w:r>
          <w:rPr>
            <w:color w:val="1155CC"/>
            <w:u w:val="single"/>
          </w:rPr>
          <w:t>individual applicant screen</w:t>
        </w:r>
      </w:hyperlink>
      <w:r>
        <w:t xml:space="preserve">. </w:t>
      </w:r>
    </w:p>
    <w:p w14:paraId="625B8F2F" w14:textId="77777777" w:rsidR="003C2AE0" w:rsidRDefault="00C15C95" w:rsidP="00E850EF">
      <w:pPr>
        <w:numPr>
          <w:ilvl w:val="0"/>
          <w:numId w:val="18"/>
        </w:numPr>
        <w:ind w:hanging="360"/>
      </w:pPr>
      <w:r>
        <w:t xml:space="preserve">On the Summary tab, click on the Household ID (FAM# or WG#). </w:t>
      </w:r>
    </w:p>
    <w:p w14:paraId="625B8F30" w14:textId="77777777" w:rsidR="003C2AE0" w:rsidRDefault="00C15C95">
      <w:pPr>
        <w:pBdr>
          <w:left w:val="none" w:sz="0" w:space="10" w:color="auto"/>
        </w:pBdr>
        <w:ind w:left="720"/>
      </w:pPr>
      <w:r>
        <w:t xml:space="preserve"> </w:t>
      </w:r>
      <w:r>
        <w:rPr>
          <w:noProof/>
          <w:color w:val="2B579A"/>
          <w:shd w:val="clear" w:color="auto" w:fill="E6E6E6"/>
        </w:rPr>
        <w:drawing>
          <wp:inline distT="114300" distB="114300" distL="114300" distR="114300" wp14:anchorId="625B91E5" wp14:editId="625B91E6">
            <wp:extent cx="3289300" cy="520700"/>
            <wp:effectExtent l="0" t="0" r="0" b="0"/>
            <wp:docPr id="40" name="image39.png" descr="Background patter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9.png" descr="Background pattern&#10;&#10;Description automatically generated with low confidence"/>
                    <pic:cNvPicPr preferRelativeResize="0"/>
                  </pic:nvPicPr>
                  <pic:blipFill>
                    <a:blip r:embed="rId46"/>
                    <a:srcRect/>
                    <a:stretch>
                      <a:fillRect/>
                    </a:stretch>
                  </pic:blipFill>
                  <pic:spPr>
                    <a:xfrm>
                      <a:off x="0" y="0"/>
                      <a:ext cx="3289300" cy="520700"/>
                    </a:xfrm>
                    <a:prstGeom prst="rect">
                      <a:avLst/>
                    </a:prstGeom>
                    <a:ln/>
                  </pic:spPr>
                </pic:pic>
              </a:graphicData>
            </a:graphic>
          </wp:inline>
        </w:drawing>
      </w:r>
    </w:p>
    <w:p w14:paraId="625B8F31" w14:textId="77777777" w:rsidR="003C2AE0" w:rsidRDefault="00C15C95" w:rsidP="00E850EF">
      <w:pPr>
        <w:numPr>
          <w:ilvl w:val="0"/>
          <w:numId w:val="18"/>
        </w:numPr>
        <w:ind w:hanging="360"/>
      </w:pPr>
      <w:r>
        <w:t xml:space="preserve">On the Household screen click on the Linked Housing Need.  </w:t>
      </w:r>
    </w:p>
    <w:p w14:paraId="625B8F32" w14:textId="77777777" w:rsidR="003C2AE0" w:rsidRDefault="00C15C95">
      <w:pPr>
        <w:pBdr>
          <w:left w:val="none" w:sz="0" w:space="10" w:color="auto"/>
        </w:pBdr>
        <w:ind w:left="720"/>
      </w:pPr>
      <w:r>
        <w:rPr>
          <w:noProof/>
          <w:color w:val="2B579A"/>
          <w:shd w:val="clear" w:color="auto" w:fill="E6E6E6"/>
        </w:rPr>
        <w:drawing>
          <wp:inline distT="114300" distB="114300" distL="114300" distR="114300" wp14:anchorId="625B91E7" wp14:editId="625B91E8">
            <wp:extent cx="2997200" cy="457200"/>
            <wp:effectExtent l="0" t="0" r="0" b="0"/>
            <wp:docPr id="5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7"/>
                    <a:srcRect/>
                    <a:stretch>
                      <a:fillRect/>
                    </a:stretch>
                  </pic:blipFill>
                  <pic:spPr>
                    <a:xfrm>
                      <a:off x="0" y="0"/>
                      <a:ext cx="2997200" cy="457200"/>
                    </a:xfrm>
                    <a:prstGeom prst="rect">
                      <a:avLst/>
                    </a:prstGeom>
                    <a:ln/>
                  </pic:spPr>
                </pic:pic>
              </a:graphicData>
            </a:graphic>
          </wp:inline>
        </w:drawing>
      </w:r>
    </w:p>
    <w:p w14:paraId="625B8F33" w14:textId="77777777" w:rsidR="003C2AE0" w:rsidRDefault="00C15C95" w:rsidP="00E850EF">
      <w:pPr>
        <w:numPr>
          <w:ilvl w:val="0"/>
          <w:numId w:val="18"/>
        </w:numPr>
        <w:pBdr>
          <w:left w:val="none" w:sz="0" w:space="10" w:color="auto"/>
        </w:pBdr>
        <w:spacing w:after="0"/>
        <w:ind w:hanging="360"/>
      </w:pPr>
      <w:r>
        <w:t>Make changes to the fields as required. Those marked with a red asterisk (</w:t>
      </w:r>
      <w:r>
        <w:rPr>
          <w:color w:val="FF0000"/>
        </w:rPr>
        <w:t>*</w:t>
      </w:r>
      <w:r>
        <w:t xml:space="preserve">) are mandatory. </w:t>
      </w:r>
    </w:p>
    <w:p w14:paraId="625B8F34" w14:textId="77777777" w:rsidR="003C2AE0" w:rsidRDefault="00C15C95" w:rsidP="00E850EF">
      <w:pPr>
        <w:numPr>
          <w:ilvl w:val="0"/>
          <w:numId w:val="18"/>
        </w:numPr>
        <w:ind w:hanging="360"/>
      </w:pPr>
      <w:r>
        <w:t xml:space="preserve">Once you have made the required changes, make sure to save by clicking the Save button or Save &amp; Close button. </w:t>
      </w:r>
    </w:p>
    <w:p w14:paraId="625B8F35" w14:textId="77777777" w:rsidR="003C2AE0" w:rsidRDefault="00C15C95">
      <w:r>
        <w:t xml:space="preserve"> </w:t>
      </w:r>
    </w:p>
    <w:p w14:paraId="63B3B8B4" w14:textId="77777777" w:rsidR="00FE511A" w:rsidRDefault="00FE511A">
      <w:pPr>
        <w:rPr>
          <w:b/>
          <w:sz w:val="28"/>
          <w:szCs w:val="28"/>
        </w:rPr>
      </w:pPr>
      <w:r>
        <w:br w:type="page"/>
      </w:r>
    </w:p>
    <w:p w14:paraId="625B8F36" w14:textId="392BE317" w:rsidR="003C2AE0" w:rsidRDefault="00C15C95">
      <w:pPr>
        <w:pStyle w:val="Heading3"/>
        <w:spacing w:after="200"/>
      </w:pPr>
      <w:bookmarkStart w:id="39" w:name="_Toc1043068093"/>
      <w:r>
        <w:lastRenderedPageBreak/>
        <w:t xml:space="preserve">Creating a new Housing Need </w:t>
      </w:r>
      <w:bookmarkEnd w:id="39"/>
    </w:p>
    <w:p w14:paraId="625B8F37" w14:textId="018E7D62" w:rsidR="003C2AE0" w:rsidRPr="00C12E26" w:rsidRDefault="00C15C95" w:rsidP="00E850EF">
      <w:pPr>
        <w:numPr>
          <w:ilvl w:val="0"/>
          <w:numId w:val="55"/>
        </w:numPr>
        <w:pBdr>
          <w:left w:val="none" w:sz="0" w:space="11" w:color="auto"/>
        </w:pBdr>
      </w:pPr>
      <w:r w:rsidRPr="00C12E26">
        <w:t xml:space="preserve">Search for the applicant(s) </w:t>
      </w:r>
      <w:r w:rsidR="001A7731" w:rsidRPr="00C12E26">
        <w:t xml:space="preserve">in the </w:t>
      </w:r>
      <w:hyperlink w:anchor="_Menus">
        <w:r w:rsidR="001A7731" w:rsidRPr="001A7731">
          <w:rPr>
            <w:color w:val="1155CC"/>
            <w:u w:val="single"/>
          </w:rPr>
          <w:t>Applicant section</w:t>
        </w:r>
      </w:hyperlink>
      <w:r w:rsidR="001A7731" w:rsidRPr="00C12E26">
        <w:t>.</w:t>
      </w:r>
    </w:p>
    <w:p w14:paraId="625B8F38" w14:textId="77777777" w:rsidR="003C2AE0" w:rsidRPr="00C12E26" w:rsidRDefault="00C15C95" w:rsidP="00E850EF">
      <w:pPr>
        <w:numPr>
          <w:ilvl w:val="0"/>
          <w:numId w:val="55"/>
        </w:numPr>
        <w:pBdr>
          <w:left w:val="none" w:sz="0" w:space="11" w:color="auto"/>
        </w:pBdr>
      </w:pPr>
      <w:r w:rsidRPr="00C12E26">
        <w:t xml:space="preserve">Once you have found the applicant, click on the Household ID (FAM# or WG#). </w:t>
      </w:r>
    </w:p>
    <w:p w14:paraId="625B8F39" w14:textId="77777777" w:rsidR="003C2AE0" w:rsidRPr="00C12E26" w:rsidRDefault="00C15C95">
      <w:pPr>
        <w:ind w:left="720"/>
      </w:pPr>
      <w:r w:rsidRPr="00C12E26">
        <w:rPr>
          <w:noProof/>
          <w:color w:val="2B579A"/>
          <w:shd w:val="clear" w:color="auto" w:fill="E6E6E6"/>
        </w:rPr>
        <w:drawing>
          <wp:inline distT="114300" distB="114300" distL="114300" distR="114300" wp14:anchorId="625B91E9" wp14:editId="27963D77">
            <wp:extent cx="5731200" cy="241300"/>
            <wp:effectExtent l="0" t="0" r="0" b="0"/>
            <wp:docPr id="5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8"/>
                    <a:srcRect/>
                    <a:stretch>
                      <a:fillRect/>
                    </a:stretch>
                  </pic:blipFill>
                  <pic:spPr>
                    <a:xfrm>
                      <a:off x="0" y="0"/>
                      <a:ext cx="5731200" cy="241300"/>
                    </a:xfrm>
                    <a:prstGeom prst="rect">
                      <a:avLst/>
                    </a:prstGeom>
                    <a:ln/>
                  </pic:spPr>
                </pic:pic>
              </a:graphicData>
            </a:graphic>
          </wp:inline>
        </w:drawing>
      </w:r>
    </w:p>
    <w:p w14:paraId="625B8F3A" w14:textId="77777777" w:rsidR="003C2AE0" w:rsidRPr="00C12E26" w:rsidRDefault="00C15C95">
      <w:pPr>
        <w:ind w:left="720"/>
      </w:pPr>
      <w:r w:rsidRPr="00C12E26">
        <w:t xml:space="preserve"> </w:t>
      </w:r>
    </w:p>
    <w:p w14:paraId="625B8F3B" w14:textId="77777777" w:rsidR="003C2AE0" w:rsidRPr="00C12E26" w:rsidRDefault="00C15C95">
      <w:pPr>
        <w:ind w:left="720"/>
      </w:pPr>
      <w:r w:rsidRPr="00C12E26">
        <w:t xml:space="preserve">This will take you to the Household section.  </w:t>
      </w:r>
    </w:p>
    <w:p w14:paraId="625B8F3C" w14:textId="77777777" w:rsidR="003C2AE0" w:rsidRPr="00C12E26" w:rsidRDefault="00C15C95" w:rsidP="00E850EF">
      <w:pPr>
        <w:numPr>
          <w:ilvl w:val="0"/>
          <w:numId w:val="55"/>
        </w:numPr>
        <w:pBdr>
          <w:left w:val="none" w:sz="0" w:space="11" w:color="auto"/>
        </w:pBdr>
      </w:pPr>
      <w:r w:rsidRPr="00C12E26">
        <w:t xml:space="preserve">On the General tab, double click on the Linked Housing Need field and select New Housing Need. </w:t>
      </w:r>
    </w:p>
    <w:p w14:paraId="625B8F3D" w14:textId="77777777" w:rsidR="003C2AE0" w:rsidRPr="00C12E26" w:rsidRDefault="00C15C95">
      <w:pPr>
        <w:ind w:left="720"/>
      </w:pPr>
      <w:r w:rsidRPr="00C12E26">
        <w:rPr>
          <w:noProof/>
          <w:color w:val="2B579A"/>
          <w:shd w:val="clear" w:color="auto" w:fill="E6E6E6"/>
        </w:rPr>
        <w:drawing>
          <wp:inline distT="114300" distB="114300" distL="114300" distR="114300" wp14:anchorId="625B91EB" wp14:editId="625B91EC">
            <wp:extent cx="4572000" cy="1244600"/>
            <wp:effectExtent l="0" t="0" r="0" b="0"/>
            <wp:docPr id="6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9"/>
                    <a:srcRect/>
                    <a:stretch>
                      <a:fillRect/>
                    </a:stretch>
                  </pic:blipFill>
                  <pic:spPr>
                    <a:xfrm>
                      <a:off x="0" y="0"/>
                      <a:ext cx="4572000" cy="1244600"/>
                    </a:xfrm>
                    <a:prstGeom prst="rect">
                      <a:avLst/>
                    </a:prstGeom>
                    <a:ln/>
                  </pic:spPr>
                </pic:pic>
              </a:graphicData>
            </a:graphic>
          </wp:inline>
        </w:drawing>
      </w:r>
      <w:r w:rsidRPr="00C12E26">
        <w:t xml:space="preserve"> </w:t>
      </w:r>
    </w:p>
    <w:p w14:paraId="625B8F3E" w14:textId="77777777" w:rsidR="003C2AE0" w:rsidRPr="00C12E26" w:rsidRDefault="00C15C95" w:rsidP="00E850EF">
      <w:pPr>
        <w:numPr>
          <w:ilvl w:val="0"/>
          <w:numId w:val="55"/>
        </w:numPr>
        <w:pBdr>
          <w:left w:val="none" w:sz="0" w:space="11" w:color="auto"/>
        </w:pBdr>
      </w:pPr>
      <w:r w:rsidRPr="00C12E26">
        <w:t>Complete the fields as required. Those marked with a red asterisk (</w:t>
      </w:r>
      <w:r w:rsidRPr="001A7731">
        <w:t>*</w:t>
      </w:r>
      <w:r w:rsidRPr="00C12E26">
        <w:t xml:space="preserve">) are mandatory. </w:t>
      </w:r>
    </w:p>
    <w:p w14:paraId="625B8F3F" w14:textId="1A7A9FD4" w:rsidR="003C2AE0" w:rsidRPr="00C12E26" w:rsidRDefault="00C15C95" w:rsidP="4A75D40F">
      <w:pPr>
        <w:numPr>
          <w:ilvl w:val="0"/>
          <w:numId w:val="55"/>
        </w:numPr>
        <w:pBdr>
          <w:left w:val="none" w:sz="0" w:space="11" w:color="auto"/>
        </w:pBdr>
      </w:pPr>
      <w:r>
        <w:t>Once you have made the required changes, make sure to save by clicking the Save button</w:t>
      </w:r>
      <w:r w:rsidR="2369984D">
        <w:t xml:space="preserve">. </w:t>
      </w:r>
      <w:r w:rsidR="7D468181">
        <w:t xml:space="preserve">This will assign the </w:t>
      </w:r>
      <w:r w:rsidR="239D4328">
        <w:t>Housing Need</w:t>
      </w:r>
      <w:r w:rsidR="7D468181">
        <w:t xml:space="preserve"> record with a unique reference Code (</w:t>
      </w:r>
      <w:r w:rsidR="5E56D989">
        <w:t>HN-</w:t>
      </w:r>
      <w:r w:rsidR="7D468181">
        <w:t>-#####).</w:t>
      </w:r>
      <w:r>
        <w:t xml:space="preserve"> </w:t>
      </w:r>
    </w:p>
    <w:p w14:paraId="47B27367" w14:textId="5536B835" w:rsidR="509D16E4" w:rsidRDefault="34778B41" w:rsidP="4A75D40F">
      <w:pPr>
        <w:numPr>
          <w:ilvl w:val="0"/>
          <w:numId w:val="55"/>
        </w:numPr>
        <w:pBdr>
          <w:left w:val="none" w:sz="0" w:space="11" w:color="auto"/>
        </w:pBdr>
      </w:pPr>
      <w:r>
        <w:t>Unfortunately,</w:t>
      </w:r>
      <w:r w:rsidR="36929F8C">
        <w:t xml:space="preserve"> the Housing Need Record does not </w:t>
      </w:r>
      <w:r w:rsidR="79158083">
        <w:t>automatically</w:t>
      </w:r>
      <w:r w:rsidR="36929F8C">
        <w:t xml:space="preserve"> link to the Household record so you will need to:</w:t>
      </w:r>
    </w:p>
    <w:p w14:paraId="5C4335CA" w14:textId="45552744" w:rsidR="509D16E4" w:rsidRDefault="0AB9E23A" w:rsidP="4A75D40F">
      <w:pPr>
        <w:numPr>
          <w:ilvl w:val="1"/>
          <w:numId w:val="55"/>
        </w:numPr>
        <w:pBdr>
          <w:left w:val="none" w:sz="0" w:space="11" w:color="auto"/>
        </w:pBdr>
      </w:pPr>
      <w:r>
        <w:t>Copy th</w:t>
      </w:r>
      <w:r w:rsidR="7AC9F6BF">
        <w:t>e Housing Need reference</w:t>
      </w:r>
      <w:r>
        <w:t xml:space="preserve"> code </w:t>
      </w:r>
      <w:r w:rsidR="6989AB69">
        <w:t>(you</w:t>
      </w:r>
      <w:r>
        <w:t xml:space="preserve"> can highlight, right click and copy)</w:t>
      </w:r>
      <w:r w:rsidR="4FB17D10">
        <w:t>. R</w:t>
      </w:r>
      <w:r w:rsidR="5E95B233">
        <w:t>eturn</w:t>
      </w:r>
      <w:r>
        <w:t xml:space="preserve"> to the Household Record (General Tab).</w:t>
      </w:r>
      <w:r w:rsidR="5883CC4D">
        <w:t>and</w:t>
      </w:r>
      <w:r w:rsidR="0A3738D1">
        <w:t xml:space="preserve"> paste the </w:t>
      </w:r>
      <w:r w:rsidR="1EFBFCA6">
        <w:t>Housing</w:t>
      </w:r>
      <w:r w:rsidR="0A3738D1">
        <w:t xml:space="preserve"> Need </w:t>
      </w:r>
      <w:r w:rsidR="1E7A26DE">
        <w:t>reference</w:t>
      </w:r>
      <w:r w:rsidR="0A3738D1">
        <w:t xml:space="preserve"> into the Linked Housing Need Field.</w:t>
      </w:r>
    </w:p>
    <w:p w14:paraId="11C9C60F" w14:textId="635F1B1E" w:rsidR="509D16E4" w:rsidRDefault="31C0C9C2" w:rsidP="4A75D40F">
      <w:pPr>
        <w:pBdr>
          <w:left w:val="none" w:sz="0" w:space="11" w:color="auto"/>
        </w:pBdr>
        <w:ind w:left="900"/>
      </w:pPr>
      <w:commentRangeStart w:id="40"/>
      <w:r>
        <w:rPr>
          <w:noProof/>
        </w:rPr>
        <w:drawing>
          <wp:inline distT="0" distB="0" distL="0" distR="0" wp14:anchorId="6F5A5DD3" wp14:editId="317A03CA">
            <wp:extent cx="5225142" cy="914400"/>
            <wp:effectExtent l="0" t="0" r="0" b="0"/>
            <wp:docPr id="2041057063" name="Picture 2041057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1057063"/>
                    <pic:cNvPicPr/>
                  </pic:nvPicPr>
                  <pic:blipFill>
                    <a:blip r:embed="rId50">
                      <a:extLst>
                        <a:ext uri="{28A0092B-C50C-407E-A947-70E740481C1C}">
                          <a14:useLocalDpi xmlns:a14="http://schemas.microsoft.com/office/drawing/2010/main" val="0"/>
                        </a:ext>
                      </a:extLst>
                    </a:blip>
                    <a:stretch>
                      <a:fillRect/>
                    </a:stretch>
                  </pic:blipFill>
                  <pic:spPr>
                    <a:xfrm>
                      <a:off x="0" y="0"/>
                      <a:ext cx="5225142" cy="914400"/>
                    </a:xfrm>
                    <a:prstGeom prst="rect">
                      <a:avLst/>
                    </a:prstGeom>
                  </pic:spPr>
                </pic:pic>
              </a:graphicData>
            </a:graphic>
          </wp:inline>
        </w:drawing>
      </w:r>
      <w:commentRangeEnd w:id="40"/>
      <w:r>
        <w:rPr>
          <w:rStyle w:val="CommentReference"/>
        </w:rPr>
        <w:commentReference w:id="40"/>
      </w:r>
    </w:p>
    <w:p w14:paraId="6D2599D9" w14:textId="38DC9CA2" w:rsidR="509D16E4" w:rsidRDefault="31C0C9C2" w:rsidP="4A75D40F">
      <w:pPr>
        <w:numPr>
          <w:ilvl w:val="1"/>
          <w:numId w:val="55"/>
        </w:numPr>
        <w:pBdr>
          <w:left w:val="none" w:sz="0" w:space="11" w:color="auto"/>
        </w:pBdr>
      </w:pPr>
      <w:r>
        <w:t xml:space="preserve"> Click Save &amp; Close.</w:t>
      </w:r>
    </w:p>
    <w:p w14:paraId="16BA59C0" w14:textId="77777777" w:rsidR="00AB71B5" w:rsidRDefault="509D16E4" w:rsidP="509D16E4">
      <w:pPr>
        <w:rPr>
          <w:b/>
          <w:bCs/>
          <w:sz w:val="28"/>
          <w:szCs w:val="28"/>
        </w:rPr>
      </w:pPr>
      <w:r>
        <w:br/>
      </w:r>
    </w:p>
    <w:p w14:paraId="7D218587" w14:textId="5583CC06" w:rsidR="509D16E4" w:rsidRPr="002E1930" w:rsidRDefault="00AB71B5" w:rsidP="509D16E4">
      <w:pPr>
        <w:rPr>
          <w:b/>
          <w:bCs/>
          <w:sz w:val="28"/>
          <w:szCs w:val="28"/>
        </w:rPr>
      </w:pPr>
      <w:r>
        <w:rPr>
          <w:b/>
          <w:bCs/>
          <w:sz w:val="28"/>
          <w:szCs w:val="28"/>
        </w:rPr>
        <w:br w:type="page"/>
      </w:r>
      <w:r w:rsidR="509D16E4" w:rsidRPr="0DA619C1">
        <w:rPr>
          <w:b/>
          <w:bCs/>
          <w:sz w:val="28"/>
          <w:szCs w:val="28"/>
        </w:rPr>
        <w:lastRenderedPageBreak/>
        <w:t>Deleting an orphaned Housing Need record</w:t>
      </w:r>
    </w:p>
    <w:p w14:paraId="6FC4C938" w14:textId="2ED1F208" w:rsidR="509D16E4" w:rsidRPr="00145C58" w:rsidRDefault="509D16E4" w:rsidP="509D16E4">
      <w:r>
        <w:t xml:space="preserve">When you </w:t>
      </w:r>
      <w:hyperlink w:anchor="_Adding_an_applicant">
        <w:r w:rsidRPr="75FD10DA">
          <w:rPr>
            <w:rStyle w:val="Hyperlink"/>
          </w:rPr>
          <w:t>merge households</w:t>
        </w:r>
      </w:hyperlink>
      <w:r>
        <w:t xml:space="preserve">, you will also update the main household housing need. The person that has joined the new household will now have an orphaned housing need record which will need to be deleted.  Only a limited number of platform users can delete records, so if you have a housing need which needs to be deleted, please email </w:t>
      </w:r>
      <w:hyperlink r:id="rId55">
        <w:r w:rsidRPr="75FD10DA">
          <w:rPr>
            <w:rStyle w:val="Hyperlink"/>
          </w:rPr>
          <w:t>WNSManagement@cardiff.gov.uk</w:t>
        </w:r>
      </w:hyperlink>
      <w:r>
        <w:t xml:space="preserve"> with the Housing Needs reference (H-N – </w:t>
      </w:r>
      <w:proofErr w:type="spellStart"/>
      <w:r>
        <w:t>xxxx</w:t>
      </w:r>
      <w:proofErr w:type="spellEnd"/>
      <w:r>
        <w:t xml:space="preserve">) that needs to be deleted.  </w:t>
      </w:r>
    </w:p>
    <w:p w14:paraId="625B8F40" w14:textId="77777777" w:rsidR="003C2AE0" w:rsidRDefault="00C15C95">
      <w:pPr>
        <w:pStyle w:val="Heading2"/>
        <w:pageBreakBefore/>
      </w:pPr>
      <w:bookmarkStart w:id="41" w:name="_Toc1159183736"/>
      <w:r>
        <w:lastRenderedPageBreak/>
        <w:t xml:space="preserve">Creating/Closing a Placement Record </w:t>
      </w:r>
      <w:bookmarkEnd w:id="41"/>
    </w:p>
    <w:p w14:paraId="625B8F41" w14:textId="77777777" w:rsidR="003C2AE0" w:rsidRDefault="00C15C95">
      <w:r>
        <w:t xml:space="preserve">Whenever a household is moved, you will need to create a new placement record and close the previous one. This creates a history of their placements including start and end dates and reasons for moving. </w:t>
      </w:r>
    </w:p>
    <w:p w14:paraId="625B8F42" w14:textId="77777777" w:rsidR="003C2AE0" w:rsidRDefault="00C15C95">
      <w:r>
        <w:t>Creating and closing placement records is equally applicable irrelevant of the Scheme.</w:t>
      </w:r>
    </w:p>
    <w:p w14:paraId="625B8F43" w14:textId="2DD8E7BB" w:rsidR="003C2AE0" w:rsidRDefault="00C15C95">
      <w:r>
        <w:t xml:space="preserve">If you only need to move one person in the household (for example someone needs to be moved to hospital) they will need to be split from the family group. You can find instructions on how to do that under the </w:t>
      </w:r>
      <w:hyperlink w:anchor="_Removing_an_applicant">
        <w:r>
          <w:rPr>
            <w:color w:val="1155CC"/>
            <w:u w:val="single"/>
          </w:rPr>
          <w:t>removing an applicant to a household section</w:t>
        </w:r>
      </w:hyperlink>
      <w:r>
        <w:t>.</w:t>
      </w:r>
    </w:p>
    <w:p w14:paraId="625B8F44" w14:textId="77777777" w:rsidR="003C2AE0" w:rsidRDefault="00C15C95">
      <w:pPr>
        <w:pStyle w:val="Heading3"/>
        <w:spacing w:after="200"/>
      </w:pPr>
      <w:bookmarkStart w:id="42" w:name="_Closing_a_placement"/>
      <w:bookmarkStart w:id="43" w:name="_Toc1747464511"/>
      <w:bookmarkEnd w:id="42"/>
      <w:r>
        <w:t xml:space="preserve">Closing a placement record </w:t>
      </w:r>
      <w:bookmarkEnd w:id="43"/>
    </w:p>
    <w:p w14:paraId="625B8F45" w14:textId="77777777" w:rsidR="003C2AE0" w:rsidRDefault="00C15C95">
      <w:pPr>
        <w:rPr>
          <w:sz w:val="28"/>
          <w:szCs w:val="28"/>
        </w:rPr>
      </w:pPr>
      <w:r>
        <w:t>We advise closing a placement record before you create a new record detailing their next placement. To do so:</w:t>
      </w:r>
    </w:p>
    <w:p w14:paraId="625B8F46" w14:textId="77777777" w:rsidR="003C2AE0" w:rsidRDefault="00C15C95" w:rsidP="00E850EF">
      <w:pPr>
        <w:numPr>
          <w:ilvl w:val="0"/>
          <w:numId w:val="58"/>
        </w:numPr>
        <w:pBdr>
          <w:left w:val="none" w:sz="0" w:space="11" w:color="auto"/>
        </w:pBdr>
      </w:pPr>
      <w:r>
        <w:t>Click on the Household ID number (either FAM ID or WG ID) from an Applicant Summary record.</w:t>
      </w:r>
    </w:p>
    <w:p w14:paraId="625B8F47" w14:textId="77777777" w:rsidR="003C2AE0" w:rsidRDefault="00C15C95" w:rsidP="00E850EF">
      <w:pPr>
        <w:numPr>
          <w:ilvl w:val="0"/>
          <w:numId w:val="58"/>
        </w:numPr>
        <w:pBdr>
          <w:left w:val="none" w:sz="0" w:space="11" w:color="auto"/>
        </w:pBdr>
      </w:pPr>
      <w:r>
        <w:t xml:space="preserve">Go to the Placement </w:t>
      </w:r>
      <w:proofErr w:type="spellStart"/>
      <w:r>
        <w:t>Trackings</w:t>
      </w:r>
      <w:proofErr w:type="spellEnd"/>
      <w:r>
        <w:t xml:space="preserve"> tab. </w:t>
      </w:r>
    </w:p>
    <w:p w14:paraId="625B8F48" w14:textId="77777777" w:rsidR="003C2AE0" w:rsidRDefault="00C15C95">
      <w:pPr>
        <w:ind w:left="720"/>
      </w:pPr>
      <w:r>
        <w:rPr>
          <w:noProof/>
          <w:color w:val="2B579A"/>
          <w:shd w:val="clear" w:color="auto" w:fill="E6E6E6"/>
        </w:rPr>
        <w:drawing>
          <wp:inline distT="114300" distB="114300" distL="114300" distR="114300" wp14:anchorId="625B91ED" wp14:editId="625B91EE">
            <wp:extent cx="4572000" cy="292100"/>
            <wp:effectExtent l="0" t="0" r="0" b="0"/>
            <wp:docPr id="2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6"/>
                    <a:srcRect/>
                    <a:stretch>
                      <a:fillRect/>
                    </a:stretch>
                  </pic:blipFill>
                  <pic:spPr>
                    <a:xfrm>
                      <a:off x="0" y="0"/>
                      <a:ext cx="4572000" cy="292100"/>
                    </a:xfrm>
                    <a:prstGeom prst="rect">
                      <a:avLst/>
                    </a:prstGeom>
                    <a:ln/>
                  </pic:spPr>
                </pic:pic>
              </a:graphicData>
            </a:graphic>
          </wp:inline>
        </w:drawing>
      </w:r>
      <w:r>
        <w:t xml:space="preserve"> </w:t>
      </w:r>
    </w:p>
    <w:p w14:paraId="625B8F49" w14:textId="77777777" w:rsidR="003C2AE0" w:rsidRDefault="00C15C95" w:rsidP="00E850EF">
      <w:pPr>
        <w:numPr>
          <w:ilvl w:val="0"/>
          <w:numId w:val="58"/>
        </w:numPr>
        <w:pBdr>
          <w:left w:val="none" w:sz="0" w:space="11" w:color="auto"/>
        </w:pBdr>
      </w:pPr>
      <w:r>
        <w:t xml:space="preserve">Click on the record you wish to close. </w:t>
      </w:r>
    </w:p>
    <w:p w14:paraId="625B8F4A" w14:textId="77777777" w:rsidR="003C2AE0" w:rsidRDefault="00C15C95" w:rsidP="00E850EF">
      <w:pPr>
        <w:numPr>
          <w:ilvl w:val="0"/>
          <w:numId w:val="58"/>
        </w:numPr>
        <w:pBdr>
          <w:left w:val="none" w:sz="0" w:space="11" w:color="auto"/>
        </w:pBdr>
      </w:pPr>
      <w:r>
        <w:t xml:space="preserve">Add the placement end date and the move on reason (using the drop down). </w:t>
      </w:r>
    </w:p>
    <w:p w14:paraId="625B8F4B" w14:textId="77777777" w:rsidR="003C2AE0" w:rsidRDefault="00C15C95" w:rsidP="00E850EF">
      <w:pPr>
        <w:numPr>
          <w:ilvl w:val="0"/>
          <w:numId w:val="58"/>
        </w:numPr>
        <w:pBdr>
          <w:left w:val="none" w:sz="0" w:space="11" w:color="auto"/>
        </w:pBdr>
      </w:pPr>
      <w:r>
        <w:t>Click Save or Save and Close.</w:t>
      </w:r>
    </w:p>
    <w:p w14:paraId="625B8F4C" w14:textId="77777777" w:rsidR="003C2AE0" w:rsidRDefault="00C15C95">
      <w:pPr>
        <w:rPr>
          <w:sz w:val="28"/>
          <w:szCs w:val="28"/>
        </w:rPr>
      </w:pPr>
      <w:r>
        <w:rPr>
          <w:sz w:val="28"/>
          <w:szCs w:val="28"/>
        </w:rPr>
        <w:t xml:space="preserve"> </w:t>
      </w:r>
    </w:p>
    <w:p w14:paraId="625B8F4D" w14:textId="77777777" w:rsidR="003C2AE0" w:rsidRDefault="00C15C95">
      <w:pPr>
        <w:pStyle w:val="Heading3"/>
        <w:spacing w:line="305" w:lineRule="auto"/>
      </w:pPr>
      <w:bookmarkStart w:id="44" w:name="_Creating_a_new"/>
      <w:bookmarkStart w:id="45" w:name="_Toc903098638"/>
      <w:bookmarkEnd w:id="44"/>
      <w:r>
        <w:t xml:space="preserve">Creating a new placement record </w:t>
      </w:r>
      <w:bookmarkEnd w:id="45"/>
    </w:p>
    <w:p w14:paraId="625B8F4E" w14:textId="77777777" w:rsidR="003C2AE0" w:rsidRDefault="00C15C95" w:rsidP="00E850EF">
      <w:pPr>
        <w:numPr>
          <w:ilvl w:val="0"/>
          <w:numId w:val="15"/>
        </w:numPr>
        <w:pBdr>
          <w:left w:val="none" w:sz="0" w:space="11" w:color="auto"/>
        </w:pBdr>
      </w:pPr>
      <w:r>
        <w:t>Click on the Household ID number (either FAM ID or WG ID) from an Applicant Summary record.</w:t>
      </w:r>
    </w:p>
    <w:p w14:paraId="625B8F4F" w14:textId="544AABEF" w:rsidR="003C2AE0" w:rsidRDefault="00C15C95" w:rsidP="00E850EF">
      <w:pPr>
        <w:numPr>
          <w:ilvl w:val="0"/>
          <w:numId w:val="15"/>
        </w:numPr>
        <w:pBdr>
          <w:left w:val="none" w:sz="0" w:space="11" w:color="auto"/>
        </w:pBdr>
      </w:pPr>
      <w:r>
        <w:t xml:space="preserve">Go to the Placement </w:t>
      </w:r>
      <w:proofErr w:type="spellStart"/>
      <w:r w:rsidR="006E365A">
        <w:t>Tracking</w:t>
      </w:r>
      <w:r w:rsidR="00F91E9E">
        <w:t>s</w:t>
      </w:r>
      <w:proofErr w:type="spellEnd"/>
      <w:r>
        <w:t xml:space="preserve"> tab </w:t>
      </w:r>
    </w:p>
    <w:p w14:paraId="625B8F50" w14:textId="77777777" w:rsidR="003C2AE0" w:rsidRDefault="00C15C95">
      <w:pPr>
        <w:ind w:left="720"/>
      </w:pPr>
      <w:r>
        <w:rPr>
          <w:noProof/>
          <w:color w:val="2B579A"/>
          <w:shd w:val="clear" w:color="auto" w:fill="E6E6E6"/>
        </w:rPr>
        <w:drawing>
          <wp:inline distT="114300" distB="114300" distL="114300" distR="114300" wp14:anchorId="625B91EF" wp14:editId="625B91F0">
            <wp:extent cx="4572000" cy="292100"/>
            <wp:effectExtent l="0" t="0" r="0" b="0"/>
            <wp:docPr id="6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6"/>
                    <a:srcRect/>
                    <a:stretch>
                      <a:fillRect/>
                    </a:stretch>
                  </pic:blipFill>
                  <pic:spPr>
                    <a:xfrm>
                      <a:off x="0" y="0"/>
                      <a:ext cx="4572000" cy="292100"/>
                    </a:xfrm>
                    <a:prstGeom prst="rect">
                      <a:avLst/>
                    </a:prstGeom>
                    <a:ln/>
                  </pic:spPr>
                </pic:pic>
              </a:graphicData>
            </a:graphic>
          </wp:inline>
        </w:drawing>
      </w:r>
      <w:r>
        <w:t xml:space="preserve"> </w:t>
      </w:r>
    </w:p>
    <w:p w14:paraId="625B8F51" w14:textId="77777777" w:rsidR="003C2AE0" w:rsidRDefault="00C15C95" w:rsidP="00E850EF">
      <w:pPr>
        <w:numPr>
          <w:ilvl w:val="0"/>
          <w:numId w:val="15"/>
        </w:numPr>
        <w:pBdr>
          <w:left w:val="none" w:sz="0" w:space="11" w:color="auto"/>
        </w:pBdr>
      </w:pPr>
      <w:r>
        <w:t xml:space="preserve">Click the New Placement Tracking button </w:t>
      </w:r>
      <w:r>
        <w:rPr>
          <w:noProof/>
          <w:color w:val="2B579A"/>
          <w:shd w:val="clear" w:color="auto" w:fill="E6E6E6"/>
        </w:rPr>
        <w:drawing>
          <wp:inline distT="114300" distB="114300" distL="114300" distR="114300" wp14:anchorId="625B91F1" wp14:editId="625B91F2">
            <wp:extent cx="1803400" cy="368300"/>
            <wp:effectExtent l="0" t="0" r="0" b="0"/>
            <wp:docPr id="6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7"/>
                    <a:srcRect/>
                    <a:stretch>
                      <a:fillRect/>
                    </a:stretch>
                  </pic:blipFill>
                  <pic:spPr>
                    <a:xfrm>
                      <a:off x="0" y="0"/>
                      <a:ext cx="1803400" cy="368300"/>
                    </a:xfrm>
                    <a:prstGeom prst="rect">
                      <a:avLst/>
                    </a:prstGeom>
                    <a:ln/>
                  </pic:spPr>
                </pic:pic>
              </a:graphicData>
            </a:graphic>
          </wp:inline>
        </w:drawing>
      </w:r>
    </w:p>
    <w:p w14:paraId="625B8F52" w14:textId="77777777" w:rsidR="003C2AE0" w:rsidRDefault="00C15C95" w:rsidP="00E850EF">
      <w:pPr>
        <w:numPr>
          <w:ilvl w:val="0"/>
          <w:numId w:val="15"/>
        </w:numPr>
        <w:pBdr>
          <w:left w:val="none" w:sz="0" w:space="11" w:color="auto"/>
        </w:pBdr>
      </w:pPr>
      <w:r>
        <w:t xml:space="preserve">On the New Placement Tracking form, complete the fields as follows: </w:t>
      </w:r>
    </w:p>
    <w:tbl>
      <w:tblPr>
        <w:tblW w:w="8655" w:type="dxa"/>
        <w:tblInd w:w="36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570"/>
        <w:gridCol w:w="5085"/>
      </w:tblGrid>
      <w:tr w:rsidR="003C2AE0" w14:paraId="625B8F55" w14:textId="77777777" w:rsidTr="009E78EC">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3" w14:textId="77777777" w:rsidR="003C2AE0" w:rsidRDefault="00C15C95">
            <w:pPr>
              <w:spacing w:before="40"/>
              <w:ind w:left="640"/>
              <w:rPr>
                <w:b/>
              </w:rPr>
            </w:pPr>
            <w:r>
              <w:rPr>
                <w:b/>
              </w:rPr>
              <w:lastRenderedPageBreak/>
              <w:t xml:space="preserve">Form criteria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4" w14:textId="77777777" w:rsidR="003C2AE0" w:rsidRDefault="00C15C95">
            <w:pPr>
              <w:spacing w:before="40"/>
              <w:ind w:left="640"/>
              <w:rPr>
                <w:b/>
              </w:rPr>
            </w:pPr>
            <w:r>
              <w:rPr>
                <w:b/>
              </w:rPr>
              <w:t xml:space="preserve">Content to enter </w:t>
            </w:r>
          </w:p>
        </w:tc>
      </w:tr>
      <w:tr w:rsidR="003C2AE0" w14:paraId="625B8F58" w14:textId="77777777" w:rsidTr="009E78EC">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6" w14:textId="77777777" w:rsidR="003C2AE0" w:rsidRDefault="00C15C95">
            <w:pPr>
              <w:spacing w:before="40"/>
              <w:ind w:left="640"/>
            </w:pPr>
            <w:r>
              <w:t xml:space="preserve">Applicant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7" w14:textId="77777777" w:rsidR="003C2AE0" w:rsidRDefault="00C15C95">
            <w:pPr>
              <w:spacing w:before="40"/>
              <w:ind w:left="640"/>
            </w:pPr>
            <w:r>
              <w:t xml:space="preserve">(Already completed) </w:t>
            </w:r>
          </w:p>
        </w:tc>
      </w:tr>
      <w:tr w:rsidR="003C2AE0" w14:paraId="625B8F5B" w14:textId="77777777" w:rsidTr="009E78EC">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9" w14:textId="77777777" w:rsidR="003C2AE0" w:rsidRDefault="00C15C95">
            <w:pPr>
              <w:spacing w:before="40"/>
              <w:ind w:left="640"/>
            </w:pPr>
            <w:r>
              <w:t xml:space="preserve">Placement Type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A" w14:textId="05BFAD94" w:rsidR="003C2AE0" w:rsidRDefault="00C15C95">
            <w:pPr>
              <w:spacing w:before="40"/>
              <w:ind w:left="640"/>
            </w:pPr>
            <w:r>
              <w:t>Welcome Centre</w:t>
            </w:r>
            <w:r w:rsidR="00AE0AE5">
              <w:t xml:space="preserve"> / </w:t>
            </w:r>
            <w:r w:rsidR="00D665EE">
              <w:t xml:space="preserve">Emergency Accommodation / Hospital /Move on </w:t>
            </w:r>
            <w:r w:rsidR="00BC1EF4">
              <w:t>Accommodation</w:t>
            </w:r>
            <w:r w:rsidR="00D665EE">
              <w:t xml:space="preserve"> etc</w:t>
            </w:r>
          </w:p>
        </w:tc>
      </w:tr>
      <w:tr w:rsidR="003C2AE0" w14:paraId="625B8F5E" w14:textId="77777777" w:rsidTr="009E78EC">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C" w14:textId="77777777" w:rsidR="003C2AE0" w:rsidRDefault="00C15C95">
            <w:pPr>
              <w:spacing w:before="40"/>
              <w:ind w:left="640"/>
            </w:pPr>
            <w:r>
              <w:t xml:space="preserve">Date started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D" w14:textId="7E694C1D" w:rsidR="003C2AE0" w:rsidRDefault="00C15C95">
            <w:pPr>
              <w:spacing w:before="40"/>
              <w:ind w:left="640"/>
            </w:pPr>
            <w:r>
              <w:t xml:space="preserve">Date when person arrived at </w:t>
            </w:r>
            <w:r w:rsidR="00D665EE">
              <w:t xml:space="preserve">their </w:t>
            </w:r>
            <w:r w:rsidR="00F06A7B">
              <w:t xml:space="preserve">accommodation </w:t>
            </w:r>
            <w:proofErr w:type="spellStart"/>
            <w:r w:rsidR="00F06A7B">
              <w:t>i.e</w:t>
            </w:r>
            <w:proofErr w:type="spellEnd"/>
            <w:r w:rsidR="00F06A7B">
              <w:t xml:space="preserve"> welcome centre</w:t>
            </w:r>
          </w:p>
        </w:tc>
      </w:tr>
      <w:tr w:rsidR="003C2AE0" w14:paraId="625B8F61" w14:textId="77777777" w:rsidTr="009E78EC">
        <w:trPr>
          <w:trHeight w:val="6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F" w14:textId="77777777" w:rsidR="003C2AE0" w:rsidRDefault="00C15C95">
            <w:pPr>
              <w:spacing w:before="40"/>
              <w:ind w:left="640"/>
            </w:pPr>
            <w:r>
              <w:t xml:space="preserve">Date Allocated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0" w14:textId="49F92276" w:rsidR="003C2AE0" w:rsidRDefault="00C15C95">
            <w:pPr>
              <w:spacing w:before="40"/>
              <w:ind w:left="640"/>
            </w:pPr>
            <w:r>
              <w:t xml:space="preserve">Date when Contact Centre allocated space </w:t>
            </w:r>
            <w:r w:rsidR="00895AA1">
              <w:t>in Welcome Centre</w:t>
            </w:r>
            <w:r w:rsidR="00F06A7B">
              <w:t xml:space="preserve"> </w:t>
            </w:r>
            <w:r w:rsidR="00895AA1">
              <w:t xml:space="preserve">(if known) or </w:t>
            </w:r>
            <w:r w:rsidR="006313A9">
              <w:t xml:space="preserve">Local Authority allocated space for other </w:t>
            </w:r>
            <w:r w:rsidR="00C145CF">
              <w:t>accommodation</w:t>
            </w:r>
          </w:p>
        </w:tc>
      </w:tr>
      <w:tr w:rsidR="003C2AE0" w14:paraId="625B8F64" w14:textId="77777777" w:rsidTr="009E78EC">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2" w14:textId="77777777" w:rsidR="003C2AE0" w:rsidRDefault="00C15C95">
            <w:pPr>
              <w:spacing w:before="40"/>
              <w:ind w:left="640"/>
            </w:pPr>
            <w:r>
              <w:t xml:space="preserve">Date ended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3" w14:textId="77777777" w:rsidR="003C2AE0" w:rsidRDefault="00C15C95">
            <w:pPr>
              <w:spacing w:before="40"/>
              <w:ind w:left="640"/>
            </w:pPr>
            <w:r>
              <w:t xml:space="preserve">Leave blank (until person leaves) </w:t>
            </w:r>
          </w:p>
        </w:tc>
      </w:tr>
      <w:tr w:rsidR="003C2AE0" w14:paraId="625B8F67" w14:textId="77777777" w:rsidTr="009E78EC">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5" w14:textId="77777777" w:rsidR="003C2AE0" w:rsidRDefault="00C15C95">
            <w:pPr>
              <w:spacing w:before="40"/>
              <w:ind w:left="640"/>
            </w:pPr>
            <w:r>
              <w:t xml:space="preserve">Allocated Welcome Centre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6" w14:textId="4868369B" w:rsidR="003C2AE0" w:rsidRDefault="00C15C95">
            <w:pPr>
              <w:spacing w:before="40"/>
              <w:ind w:left="640"/>
            </w:pPr>
            <w:r>
              <w:t>Name of WC</w:t>
            </w:r>
            <w:r w:rsidR="003E5549">
              <w:t xml:space="preserve">/emergency </w:t>
            </w:r>
            <w:r w:rsidR="00801D9E">
              <w:t>accommodation (hotel)</w:t>
            </w:r>
            <w:r>
              <w:t xml:space="preserve"> from pre-populated list </w:t>
            </w:r>
          </w:p>
        </w:tc>
      </w:tr>
      <w:tr w:rsidR="003C2AE0" w14:paraId="625B8F6A" w14:textId="77777777" w:rsidTr="009E78EC">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8" w14:textId="77777777" w:rsidR="003C2AE0" w:rsidRDefault="00C15C95">
            <w:pPr>
              <w:spacing w:before="40"/>
              <w:ind w:left="640"/>
            </w:pPr>
            <w:r>
              <w:t xml:space="preserve">Address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9" w14:textId="672D8853" w:rsidR="003C2AE0" w:rsidRDefault="00C15C95">
            <w:pPr>
              <w:spacing w:before="40"/>
              <w:ind w:left="640"/>
            </w:pPr>
            <w:r>
              <w:t xml:space="preserve">Room number, wing etc in WC </w:t>
            </w:r>
            <w:r w:rsidR="006313A9">
              <w:t xml:space="preserve">or address of other </w:t>
            </w:r>
            <w:r w:rsidR="00E56C73">
              <w:t>accommodation such as emergency accommodation / hospital</w:t>
            </w:r>
          </w:p>
        </w:tc>
      </w:tr>
      <w:tr w:rsidR="003C2AE0" w14:paraId="625B8F6D" w14:textId="77777777" w:rsidTr="009E78EC">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B" w14:textId="77777777" w:rsidR="003C2AE0" w:rsidRDefault="00C15C95">
            <w:pPr>
              <w:spacing w:before="40"/>
              <w:ind w:left="640"/>
            </w:pPr>
            <w:r>
              <w:t xml:space="preserve">Local Authority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C" w14:textId="77777777" w:rsidR="003C2AE0" w:rsidRDefault="00C15C95">
            <w:pPr>
              <w:spacing w:before="40"/>
              <w:ind w:left="640"/>
            </w:pPr>
            <w:r>
              <w:t xml:space="preserve">Your LA </w:t>
            </w:r>
          </w:p>
        </w:tc>
      </w:tr>
      <w:tr w:rsidR="003C2AE0" w14:paraId="625B8F70" w14:textId="77777777" w:rsidTr="009E78EC">
        <w:trPr>
          <w:trHeight w:val="6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E" w14:textId="77777777" w:rsidR="003C2AE0" w:rsidRDefault="00C15C95">
            <w:pPr>
              <w:spacing w:before="40"/>
              <w:ind w:left="640"/>
            </w:pPr>
            <w:r>
              <w:t xml:space="preserve">Host Sponsor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F" w14:textId="77777777" w:rsidR="003C2AE0" w:rsidRDefault="00C15C95">
            <w:pPr>
              <w:spacing w:before="40"/>
              <w:ind w:left="640"/>
            </w:pPr>
            <w:r>
              <w:t xml:space="preserve">Leave blank until person is moved out of WC to permanent accommodation </w:t>
            </w:r>
          </w:p>
        </w:tc>
      </w:tr>
      <w:tr w:rsidR="003C2AE0" w14:paraId="625B8F73" w14:textId="77777777" w:rsidTr="009E78EC">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71" w14:textId="77777777" w:rsidR="003C2AE0" w:rsidRDefault="00C15C95">
            <w:pPr>
              <w:spacing w:before="40"/>
              <w:ind w:left="640"/>
            </w:pPr>
            <w:r>
              <w:t xml:space="preserve">Move on reason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72" w14:textId="77777777" w:rsidR="003C2AE0" w:rsidRDefault="00C15C95">
            <w:pPr>
              <w:spacing w:before="40"/>
              <w:ind w:left="640"/>
            </w:pPr>
            <w:r>
              <w:t xml:space="preserve">Leave blank </w:t>
            </w:r>
          </w:p>
        </w:tc>
      </w:tr>
      <w:tr w:rsidR="003C2AE0" w14:paraId="625B8F76" w14:textId="77777777" w:rsidTr="009E78EC">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74" w14:textId="77777777" w:rsidR="003C2AE0" w:rsidRDefault="00C15C95">
            <w:pPr>
              <w:spacing w:before="40"/>
              <w:ind w:left="640"/>
            </w:pPr>
            <w:r>
              <w:t xml:space="preserve">Application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75" w14:textId="77777777" w:rsidR="003C2AE0" w:rsidRDefault="00C15C95">
            <w:pPr>
              <w:spacing w:before="40"/>
              <w:ind w:left="640"/>
            </w:pPr>
            <w:r>
              <w:t xml:space="preserve">Leave blank </w:t>
            </w:r>
          </w:p>
        </w:tc>
      </w:tr>
    </w:tbl>
    <w:p w14:paraId="625B8F77" w14:textId="77777777" w:rsidR="003C2AE0" w:rsidRDefault="00C15C95">
      <w:r>
        <w:t xml:space="preserve"> </w:t>
      </w:r>
    </w:p>
    <w:p w14:paraId="625B8F78" w14:textId="77777777" w:rsidR="003C2AE0" w:rsidRDefault="00C15C95" w:rsidP="00E850EF">
      <w:pPr>
        <w:numPr>
          <w:ilvl w:val="0"/>
          <w:numId w:val="15"/>
        </w:numPr>
      </w:pPr>
      <w:r>
        <w:t xml:space="preserve">Once you have completed all relevant fields, click the Save or Save &amp; Close buttons. </w:t>
      </w:r>
    </w:p>
    <w:p w14:paraId="625B8F79" w14:textId="77777777" w:rsidR="003C2AE0" w:rsidRDefault="00C15C95">
      <w:pPr>
        <w:pStyle w:val="Heading2"/>
        <w:pageBreakBefore/>
        <w:spacing w:line="291" w:lineRule="auto"/>
      </w:pPr>
      <w:bookmarkStart w:id="46" w:name="_Changing_Journey_Status"/>
      <w:bookmarkStart w:id="47" w:name="_Changing_Journey_Status_"/>
      <w:bookmarkStart w:id="48" w:name="_Toc885611044"/>
      <w:bookmarkEnd w:id="46"/>
      <w:r>
        <w:lastRenderedPageBreak/>
        <w:t xml:space="preserve">Changing Journey Status </w:t>
      </w:r>
      <w:bookmarkEnd w:id="47"/>
      <w:bookmarkEnd w:id="48"/>
    </w:p>
    <w:p w14:paraId="625B8F7A" w14:textId="77777777" w:rsidR="003C2AE0" w:rsidRDefault="00C15C95">
      <w:r>
        <w:t xml:space="preserve">To change an applicant’s Journey Status: </w:t>
      </w:r>
    </w:p>
    <w:p w14:paraId="625B8F7B" w14:textId="77777777" w:rsidR="003C2AE0" w:rsidRDefault="00C15C95" w:rsidP="00E850EF">
      <w:pPr>
        <w:numPr>
          <w:ilvl w:val="0"/>
          <w:numId w:val="70"/>
        </w:numPr>
      </w:pPr>
      <w:r>
        <w:t xml:space="preserve">Go to the Applicants screen and double-click on the name of the applicant whose status you wish to update. </w:t>
      </w:r>
    </w:p>
    <w:p w14:paraId="625B8F7C" w14:textId="77777777" w:rsidR="003C2AE0" w:rsidRDefault="00C15C95" w:rsidP="00E850EF">
      <w:pPr>
        <w:numPr>
          <w:ilvl w:val="0"/>
          <w:numId w:val="70"/>
        </w:numPr>
      </w:pPr>
      <w:r>
        <w:t xml:space="preserve">From the Summary tab, under Person Information, select the Journey Status dropdown. </w:t>
      </w:r>
    </w:p>
    <w:p w14:paraId="625B8F7D" w14:textId="77777777" w:rsidR="003C2AE0" w:rsidRDefault="00C15C95">
      <w:pPr>
        <w:ind w:left="720"/>
      </w:pPr>
      <w:r>
        <w:rPr>
          <w:noProof/>
          <w:color w:val="2B579A"/>
          <w:shd w:val="clear" w:color="auto" w:fill="E6E6E6"/>
        </w:rPr>
        <w:drawing>
          <wp:inline distT="114300" distB="114300" distL="114300" distR="114300" wp14:anchorId="625B91F3" wp14:editId="679FE407">
            <wp:extent cx="4177364" cy="423512"/>
            <wp:effectExtent l="0" t="0" r="0" b="0"/>
            <wp:docPr id="76"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8"/>
                    <a:srcRect/>
                    <a:stretch>
                      <a:fillRect/>
                    </a:stretch>
                  </pic:blipFill>
                  <pic:spPr>
                    <a:xfrm>
                      <a:off x="0" y="0"/>
                      <a:ext cx="4226407" cy="428484"/>
                    </a:xfrm>
                    <a:prstGeom prst="rect">
                      <a:avLst/>
                    </a:prstGeom>
                    <a:ln/>
                  </pic:spPr>
                </pic:pic>
              </a:graphicData>
            </a:graphic>
          </wp:inline>
        </w:drawing>
      </w:r>
      <w:r>
        <w:t xml:space="preserve"> </w:t>
      </w:r>
    </w:p>
    <w:p w14:paraId="625B8F7E" w14:textId="77777777" w:rsidR="003C2AE0" w:rsidRDefault="00C15C95" w:rsidP="00E850EF">
      <w:pPr>
        <w:numPr>
          <w:ilvl w:val="0"/>
          <w:numId w:val="70"/>
        </w:numPr>
      </w:pPr>
      <w:r>
        <w:t xml:space="preserve">Select the correct stage on the journey status. </w:t>
      </w:r>
    </w:p>
    <w:p w14:paraId="625B8F7F" w14:textId="77777777" w:rsidR="003C2AE0" w:rsidRDefault="00C15C95" w:rsidP="00E850EF">
      <w:pPr>
        <w:numPr>
          <w:ilvl w:val="0"/>
          <w:numId w:val="70"/>
        </w:numPr>
      </w:pPr>
      <w:r>
        <w:t xml:space="preserve">Once you have updated the applicant’s status, make sure to save using either the Save </w:t>
      </w:r>
      <w:r>
        <w:rPr>
          <w:noProof/>
          <w:color w:val="2B579A"/>
          <w:shd w:val="clear" w:color="auto" w:fill="E6E6E6"/>
        </w:rPr>
        <w:drawing>
          <wp:inline distT="114300" distB="114300" distL="114300" distR="114300" wp14:anchorId="625B91F5" wp14:editId="625B91F6">
            <wp:extent cx="685800" cy="342900"/>
            <wp:effectExtent l="0" t="0" r="0" b="0"/>
            <wp:docPr id="4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9"/>
                    <a:srcRect/>
                    <a:stretch>
                      <a:fillRect/>
                    </a:stretch>
                  </pic:blipFill>
                  <pic:spPr>
                    <a:xfrm>
                      <a:off x="0" y="0"/>
                      <a:ext cx="685800" cy="342900"/>
                    </a:xfrm>
                    <a:prstGeom prst="rect">
                      <a:avLst/>
                    </a:prstGeom>
                    <a:ln/>
                  </pic:spPr>
                </pic:pic>
              </a:graphicData>
            </a:graphic>
          </wp:inline>
        </w:drawing>
      </w:r>
      <w:r>
        <w:t xml:space="preserve">or Save and Close </w:t>
      </w:r>
      <w:r>
        <w:rPr>
          <w:noProof/>
          <w:color w:val="2B579A"/>
          <w:shd w:val="clear" w:color="auto" w:fill="E6E6E6"/>
        </w:rPr>
        <w:drawing>
          <wp:inline distT="114300" distB="114300" distL="114300" distR="114300" wp14:anchorId="625B91F7" wp14:editId="625B91F8">
            <wp:extent cx="1206500" cy="368300"/>
            <wp:effectExtent l="0" t="0" r="0" b="0"/>
            <wp:docPr id="2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0"/>
                    <a:srcRect/>
                    <a:stretch>
                      <a:fillRect/>
                    </a:stretch>
                  </pic:blipFill>
                  <pic:spPr>
                    <a:xfrm>
                      <a:off x="0" y="0"/>
                      <a:ext cx="1206500" cy="368300"/>
                    </a:xfrm>
                    <a:prstGeom prst="rect">
                      <a:avLst/>
                    </a:prstGeom>
                    <a:ln/>
                  </pic:spPr>
                </pic:pic>
              </a:graphicData>
            </a:graphic>
          </wp:inline>
        </w:drawing>
      </w:r>
      <w:r>
        <w:t xml:space="preserve">buttons. </w:t>
      </w:r>
    </w:p>
    <w:p w14:paraId="625B8F80" w14:textId="77777777" w:rsidR="003C2AE0" w:rsidRDefault="00C15C95">
      <w:r>
        <w:t xml:space="preserve"> </w:t>
      </w:r>
    </w:p>
    <w:p w14:paraId="625B8F81" w14:textId="2C0E798F" w:rsidR="003C2AE0" w:rsidRDefault="00C15C95">
      <w:pPr>
        <w:rPr>
          <w:b/>
        </w:rPr>
      </w:pPr>
      <w:r>
        <w:t xml:space="preserve">You are also able to update a whole household journey status, by following the </w:t>
      </w:r>
      <w:hyperlink w:anchor="_Updating_multiple_records">
        <w:r>
          <w:rPr>
            <w:color w:val="1155CC"/>
            <w:u w:val="single"/>
          </w:rPr>
          <w:t xml:space="preserve">instructions on updating multiple records </w:t>
        </w:r>
      </w:hyperlink>
      <w:r>
        <w:t>with the same information.</w:t>
      </w:r>
    </w:p>
    <w:p w14:paraId="625B8F82" w14:textId="77777777" w:rsidR="003C2AE0" w:rsidRDefault="00C15C95">
      <w:r>
        <w:rPr>
          <w:b/>
        </w:rPr>
        <w:t>Please note</w:t>
      </w:r>
      <w:r>
        <w:t xml:space="preserve">: the stages available on the Journey Status are dependent on the applicant’s route. You may need to check whether the applicant’s is travelling under the Super Sponsor or Individual Sponsor route before changing the applicant’s Journey Status, to ensure you update the correct codes. </w:t>
      </w:r>
    </w:p>
    <w:p w14:paraId="394D2D0D" w14:textId="5E311AE8" w:rsidR="5DD2F5E6" w:rsidRDefault="00C15C95" w:rsidP="5DD2F5E6">
      <w:r>
        <w:t>Annex 1 shows the Journey Statuses and definitions.</w:t>
      </w:r>
    </w:p>
    <w:p w14:paraId="625B8F84" w14:textId="1DED556B" w:rsidR="003C2AE0" w:rsidRDefault="00C15C95">
      <w:pPr>
        <w:pStyle w:val="Heading2"/>
        <w:pageBreakBefore/>
      </w:pPr>
      <w:bookmarkStart w:id="49" w:name="_Updating_multiple_records"/>
      <w:bookmarkStart w:id="50" w:name="_Toc1251080437"/>
      <w:bookmarkEnd w:id="49"/>
      <w:r>
        <w:lastRenderedPageBreak/>
        <w:t xml:space="preserve">Updating multiple records with the same </w:t>
      </w:r>
      <w:r w:rsidR="343181AD">
        <w:t>journey status</w:t>
      </w:r>
      <w:bookmarkEnd w:id="50"/>
    </w:p>
    <w:p w14:paraId="625B8F85" w14:textId="77777777" w:rsidR="003C2AE0" w:rsidRDefault="00C15C95">
      <w:pPr>
        <w:spacing w:line="283" w:lineRule="auto"/>
      </w:pPr>
      <w:r>
        <w:t xml:space="preserve">There will be some instances, such as updating a journey status, where it is better to update multiple records of the same household.  Particularly when moving from SS07 – SS08 and SS08 – SS09.   </w:t>
      </w:r>
    </w:p>
    <w:p w14:paraId="625B8F86" w14:textId="77777777" w:rsidR="003C2AE0" w:rsidRDefault="00C15C95">
      <w:r>
        <w:t xml:space="preserve">To update multiple records with the same information: </w:t>
      </w:r>
    </w:p>
    <w:p w14:paraId="625B8F87" w14:textId="77777777" w:rsidR="003C2AE0" w:rsidRDefault="00C15C95" w:rsidP="00E850EF">
      <w:pPr>
        <w:numPr>
          <w:ilvl w:val="0"/>
          <w:numId w:val="71"/>
        </w:numPr>
      </w:pPr>
      <w:r>
        <w:t xml:space="preserve">Double-click on the Applicant Household ID (FAM# or WG#).  </w:t>
      </w:r>
    </w:p>
    <w:p w14:paraId="625B8F88" w14:textId="77777777" w:rsidR="003C2AE0" w:rsidRDefault="00C15C95" w:rsidP="00E850EF">
      <w:pPr>
        <w:numPr>
          <w:ilvl w:val="0"/>
          <w:numId w:val="71"/>
        </w:numPr>
      </w:pPr>
      <w:r>
        <w:t xml:space="preserve">You can then select multiple applicants from the same household using the check box against each record. </w:t>
      </w:r>
    </w:p>
    <w:p w14:paraId="625B8F89" w14:textId="77777777" w:rsidR="003C2AE0" w:rsidRDefault="00C15C95" w:rsidP="00E850EF">
      <w:pPr>
        <w:numPr>
          <w:ilvl w:val="0"/>
          <w:numId w:val="71"/>
        </w:numPr>
      </w:pPr>
      <w:r>
        <w:t>Once you have selected the required applicants, click the Edit button just above the table. This will open the Edit menu:</w:t>
      </w:r>
    </w:p>
    <w:p w14:paraId="625B8F8A" w14:textId="77777777" w:rsidR="003C2AE0" w:rsidRDefault="00C15C95">
      <w:pPr>
        <w:ind w:left="720"/>
      </w:pPr>
      <w:r>
        <w:rPr>
          <w:noProof/>
          <w:color w:val="2B579A"/>
          <w:shd w:val="clear" w:color="auto" w:fill="E6E6E6"/>
        </w:rPr>
        <w:drawing>
          <wp:inline distT="114300" distB="114300" distL="114300" distR="114300" wp14:anchorId="625B91F9" wp14:editId="625B91FA">
            <wp:extent cx="5731200" cy="1422400"/>
            <wp:effectExtent l="0" t="0" r="0" b="0"/>
            <wp:docPr id="8" name="image1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10;&#10;Description automatically generated"/>
                    <pic:cNvPicPr preferRelativeResize="0"/>
                  </pic:nvPicPr>
                  <pic:blipFill>
                    <a:blip r:embed="rId61"/>
                    <a:srcRect/>
                    <a:stretch>
                      <a:fillRect/>
                    </a:stretch>
                  </pic:blipFill>
                  <pic:spPr>
                    <a:xfrm>
                      <a:off x="0" y="0"/>
                      <a:ext cx="5731200" cy="1422400"/>
                    </a:xfrm>
                    <a:prstGeom prst="rect">
                      <a:avLst/>
                    </a:prstGeom>
                    <a:ln/>
                  </pic:spPr>
                </pic:pic>
              </a:graphicData>
            </a:graphic>
          </wp:inline>
        </w:drawing>
      </w:r>
    </w:p>
    <w:p w14:paraId="625B8F8B" w14:textId="77777777" w:rsidR="003C2AE0" w:rsidRDefault="00C15C95" w:rsidP="00E850EF">
      <w:pPr>
        <w:numPr>
          <w:ilvl w:val="0"/>
          <w:numId w:val="71"/>
        </w:numPr>
      </w:pPr>
      <w:r>
        <w:t xml:space="preserve">You can then update the SS Journey Status or any other appropriate fields for the multiple applicants. </w:t>
      </w:r>
    </w:p>
    <w:p w14:paraId="625B8F8C" w14:textId="77777777" w:rsidR="003C2AE0" w:rsidRDefault="00C15C95">
      <w:pPr>
        <w:ind w:left="720"/>
      </w:pPr>
      <w:r>
        <w:t xml:space="preserve"> </w:t>
      </w:r>
    </w:p>
    <w:p w14:paraId="625B8F8D" w14:textId="77777777" w:rsidR="003C2AE0" w:rsidRDefault="00C15C95">
      <w:pPr>
        <w:ind w:left="720"/>
        <w:jc w:val="center"/>
      </w:pPr>
      <w:r>
        <w:rPr>
          <w:noProof/>
          <w:color w:val="2B579A"/>
          <w:shd w:val="clear" w:color="auto" w:fill="E6E6E6"/>
        </w:rPr>
        <w:lastRenderedPageBreak/>
        <w:drawing>
          <wp:inline distT="114300" distB="114300" distL="114300" distR="114300" wp14:anchorId="625B91FB" wp14:editId="625B91FC">
            <wp:extent cx="4660900" cy="57785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2"/>
                    <a:srcRect/>
                    <a:stretch>
                      <a:fillRect/>
                    </a:stretch>
                  </pic:blipFill>
                  <pic:spPr>
                    <a:xfrm>
                      <a:off x="0" y="0"/>
                      <a:ext cx="4660900" cy="5778500"/>
                    </a:xfrm>
                    <a:prstGeom prst="rect">
                      <a:avLst/>
                    </a:prstGeom>
                    <a:ln/>
                  </pic:spPr>
                </pic:pic>
              </a:graphicData>
            </a:graphic>
          </wp:inline>
        </w:drawing>
      </w:r>
    </w:p>
    <w:p w14:paraId="625B8F8E" w14:textId="77777777" w:rsidR="003C2AE0" w:rsidRDefault="00C15C95">
      <w:pPr>
        <w:ind w:left="720"/>
      </w:pPr>
      <w:r>
        <w:t xml:space="preserve"> </w:t>
      </w:r>
    </w:p>
    <w:p w14:paraId="625B8F8F" w14:textId="494FF473" w:rsidR="003C2AE0" w:rsidRDefault="00C15C95" w:rsidP="00E850EF">
      <w:pPr>
        <w:numPr>
          <w:ilvl w:val="0"/>
          <w:numId w:val="71"/>
        </w:numPr>
      </w:pPr>
      <w:r>
        <w:t xml:space="preserve">Make sure to click the Save button </w:t>
      </w:r>
      <w:r>
        <w:rPr>
          <w:noProof/>
          <w:color w:val="2B579A"/>
          <w:shd w:val="clear" w:color="auto" w:fill="E6E6E6"/>
        </w:rPr>
        <w:drawing>
          <wp:inline distT="114300" distB="114300" distL="114300" distR="114300" wp14:anchorId="625B91FD" wp14:editId="625B91FE">
            <wp:extent cx="723900" cy="4064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3"/>
                    <a:srcRect/>
                    <a:stretch>
                      <a:fillRect/>
                    </a:stretch>
                  </pic:blipFill>
                  <pic:spPr>
                    <a:xfrm>
                      <a:off x="0" y="0"/>
                      <a:ext cx="723900" cy="406400"/>
                    </a:xfrm>
                    <a:prstGeom prst="rect">
                      <a:avLst/>
                    </a:prstGeom>
                    <a:ln/>
                  </pic:spPr>
                </pic:pic>
              </a:graphicData>
            </a:graphic>
          </wp:inline>
        </w:drawing>
      </w:r>
      <w:r>
        <w:t xml:space="preserve">once </w:t>
      </w:r>
      <w:r w:rsidR="00F91E9E">
        <w:t>you have</w:t>
      </w:r>
      <w:r>
        <w:t xml:space="preserve"> made your changes. </w:t>
      </w:r>
    </w:p>
    <w:p w14:paraId="625B8F90" w14:textId="77777777" w:rsidR="003C2AE0" w:rsidRDefault="00C15C95">
      <w:r>
        <w:t xml:space="preserve"> </w:t>
      </w:r>
    </w:p>
    <w:p w14:paraId="3B617D7C" w14:textId="37EC0027" w:rsidR="50B2C79C" w:rsidRDefault="50B2C79C" w:rsidP="5DD2F5E6">
      <w:pPr>
        <w:pStyle w:val="Heading2"/>
      </w:pPr>
      <w:bookmarkStart w:id="51" w:name="_Toc106560625"/>
      <w:r>
        <w:t>Handling No Shows</w:t>
      </w:r>
      <w:bookmarkEnd w:id="51"/>
    </w:p>
    <w:p w14:paraId="5091CD8F" w14:textId="5F6A6A01" w:rsidR="6F6DEF14" w:rsidRDefault="6F6DEF14" w:rsidP="5DD2F5E6">
      <w:r>
        <w:t xml:space="preserve">There will be instances where </w:t>
      </w:r>
      <w:r w:rsidR="5F690448">
        <w:t>households</w:t>
      </w:r>
      <w:r>
        <w:t xml:space="preserve"> do not arrive </w:t>
      </w:r>
      <w:r w:rsidR="41E04C8E">
        <w:t>when</w:t>
      </w:r>
      <w:r>
        <w:t xml:space="preserve"> anticipated. </w:t>
      </w:r>
      <w:r w:rsidR="7D058A34">
        <w:t xml:space="preserve"> It may be because they have travelled </w:t>
      </w:r>
      <w:r w:rsidR="543C64B2">
        <w:t>elsewhere</w:t>
      </w:r>
      <w:r w:rsidR="7D058A34">
        <w:t xml:space="preserve">, decided not to </w:t>
      </w:r>
      <w:proofErr w:type="gramStart"/>
      <w:r w:rsidR="7D058A34">
        <w:t>travel</w:t>
      </w:r>
      <w:proofErr w:type="gramEnd"/>
      <w:r w:rsidR="7D058A34">
        <w:t xml:space="preserve"> or are waiting for family members to get their travel documentation. </w:t>
      </w:r>
      <w:r>
        <w:t xml:space="preserve"> In those </w:t>
      </w:r>
      <w:r w:rsidR="14B7A7B1">
        <w:t>situations,</w:t>
      </w:r>
      <w:r>
        <w:t xml:space="preserve"> they are classed as No S</w:t>
      </w:r>
      <w:r w:rsidR="2698B405">
        <w:t>h</w:t>
      </w:r>
      <w:r>
        <w:t>ows.</w:t>
      </w:r>
      <w:r w:rsidR="3F891A53">
        <w:t xml:space="preserve">  It is recommended that you:</w:t>
      </w:r>
    </w:p>
    <w:p w14:paraId="7D0D8CBC" w14:textId="332A19F2" w:rsidR="3F891A53" w:rsidRDefault="3F891A53" w:rsidP="00E850EF">
      <w:pPr>
        <w:pStyle w:val="ListParagraph"/>
        <w:numPr>
          <w:ilvl w:val="0"/>
          <w:numId w:val="83"/>
        </w:numPr>
      </w:pPr>
      <w:r>
        <w:lastRenderedPageBreak/>
        <w:t>Change the Journey Status to</w:t>
      </w:r>
      <w:r w:rsidR="491BDF5C">
        <w:t xml:space="preserve"> one of the following </w:t>
      </w:r>
      <w:r w:rsidR="3DC5DF82">
        <w:t>(depending</w:t>
      </w:r>
      <w:r w:rsidR="491BDF5C">
        <w:t xml:space="preserve"> on sponsor route and understanding)</w:t>
      </w:r>
      <w:r>
        <w:t>:</w:t>
      </w:r>
    </w:p>
    <w:p w14:paraId="0163B93D" w14:textId="36F26D0D" w:rsidR="3F891A53" w:rsidRDefault="3F891A53" w:rsidP="00E850EF">
      <w:pPr>
        <w:pStyle w:val="ListParagraph"/>
        <w:numPr>
          <w:ilvl w:val="0"/>
          <w:numId w:val="84"/>
        </w:numPr>
      </w:pPr>
      <w:r>
        <w:t>IS21 - No Show – Known</w:t>
      </w:r>
    </w:p>
    <w:p w14:paraId="471301B1" w14:textId="461E73E3" w:rsidR="3F891A53" w:rsidRDefault="3F891A53" w:rsidP="00E850EF">
      <w:pPr>
        <w:pStyle w:val="ListParagraph"/>
        <w:numPr>
          <w:ilvl w:val="0"/>
          <w:numId w:val="84"/>
        </w:numPr>
      </w:pPr>
      <w:r>
        <w:t>IS22 – No Show – Unknown</w:t>
      </w:r>
    </w:p>
    <w:p w14:paraId="42299FB7" w14:textId="2D2D3260" w:rsidR="3F891A53" w:rsidRDefault="3F891A53" w:rsidP="00E850EF">
      <w:pPr>
        <w:pStyle w:val="ListParagraph"/>
        <w:numPr>
          <w:ilvl w:val="0"/>
          <w:numId w:val="84"/>
        </w:numPr>
      </w:pPr>
      <w:r>
        <w:t>SS05D – No Show – Known</w:t>
      </w:r>
    </w:p>
    <w:p w14:paraId="3529B1D2" w14:textId="40E2CA49" w:rsidR="3F891A53" w:rsidRDefault="3F891A53" w:rsidP="00E850EF">
      <w:pPr>
        <w:pStyle w:val="ListParagraph"/>
        <w:numPr>
          <w:ilvl w:val="0"/>
          <w:numId w:val="84"/>
        </w:numPr>
      </w:pPr>
      <w:r>
        <w:t>SS05E – No show – unknown</w:t>
      </w:r>
    </w:p>
    <w:p w14:paraId="4BF28A14" w14:textId="773369C6" w:rsidR="1A79131C" w:rsidRDefault="1A79131C" w:rsidP="00E850EF">
      <w:pPr>
        <w:pStyle w:val="ListParagraph"/>
        <w:numPr>
          <w:ilvl w:val="0"/>
          <w:numId w:val="83"/>
        </w:numPr>
      </w:pPr>
      <w:r>
        <w:t>Add a</w:t>
      </w:r>
      <w:r w:rsidR="580CD685">
        <w:t xml:space="preserve"> journey status reason – relevant examples include Case </w:t>
      </w:r>
      <w:r w:rsidR="2B9A809A">
        <w:t>completed;</w:t>
      </w:r>
      <w:r w:rsidR="580CD685">
        <w:t xml:space="preserve"> Not Travelling or Move to another scheme</w:t>
      </w:r>
      <w:r w:rsidR="1437088B">
        <w:t>.</w:t>
      </w:r>
    </w:p>
    <w:p w14:paraId="2C45CD50" w14:textId="5B1EC1DF" w:rsidR="1D0EE8FB" w:rsidRDefault="1D0EE8FB" w:rsidP="00E850EF">
      <w:pPr>
        <w:pStyle w:val="ListParagraph"/>
        <w:numPr>
          <w:ilvl w:val="0"/>
          <w:numId w:val="83"/>
        </w:numPr>
      </w:pPr>
      <w:r>
        <w:t>W</w:t>
      </w:r>
      <w:r w:rsidR="3F891A53">
        <w:t xml:space="preserve">here </w:t>
      </w:r>
      <w:r w:rsidR="1D501772">
        <w:t>reasons are known,</w:t>
      </w:r>
      <w:r w:rsidR="3B26A083">
        <w:t xml:space="preserve"> </w:t>
      </w:r>
      <w:r w:rsidR="1496AEDA">
        <w:t xml:space="preserve">you can </w:t>
      </w:r>
      <w:r w:rsidR="3B26A083">
        <w:t>provide additional information in the</w:t>
      </w:r>
      <w:r w:rsidR="3F891A53">
        <w:t xml:space="preserve"> case notes.</w:t>
      </w:r>
    </w:p>
    <w:p w14:paraId="6AC86F20" w14:textId="3CDEE598" w:rsidR="0AECF333" w:rsidRDefault="0AECF333" w:rsidP="5DD2F5E6">
      <w:r>
        <w:t xml:space="preserve">There are no placement records required where an individual has not </w:t>
      </w:r>
      <w:r w:rsidR="69252995">
        <w:t>shown</w:t>
      </w:r>
      <w:r>
        <w:t>.</w:t>
      </w:r>
    </w:p>
    <w:p w14:paraId="3F2FC808" w14:textId="453C2D1B" w:rsidR="5DD2F5E6" w:rsidRPr="002E1930" w:rsidRDefault="0AECF333" w:rsidP="5DD2F5E6">
      <w:pPr>
        <w:rPr>
          <w:highlight w:val="yellow"/>
        </w:rPr>
      </w:pPr>
      <w:r>
        <w:t xml:space="preserve">If there are </w:t>
      </w:r>
      <w:r w:rsidR="05BE494C">
        <w:t>safeguarding</w:t>
      </w:r>
      <w:r w:rsidR="68A0F773">
        <w:t xml:space="preserve"> concerns, please refer to your local safeguarding</w:t>
      </w:r>
      <w:r w:rsidR="35EF3AA8">
        <w:t xml:space="preserve"> policies.</w:t>
      </w:r>
      <w:r w:rsidR="68A0F773">
        <w:t xml:space="preserve"> </w:t>
      </w:r>
      <w:r w:rsidR="05BE494C">
        <w:t xml:space="preserve"> </w:t>
      </w:r>
    </w:p>
    <w:p w14:paraId="625B8F91" w14:textId="77777777" w:rsidR="003C2AE0" w:rsidRDefault="00C15C95">
      <w:pPr>
        <w:pStyle w:val="Heading2"/>
        <w:pageBreakBefore/>
      </w:pPr>
      <w:bookmarkStart w:id="52" w:name="_Toc271022934"/>
      <w:r>
        <w:lastRenderedPageBreak/>
        <w:t xml:space="preserve">Making changes to Household Groups </w:t>
      </w:r>
      <w:bookmarkEnd w:id="52"/>
    </w:p>
    <w:p w14:paraId="625B8F92" w14:textId="77777777" w:rsidR="003C2AE0" w:rsidRDefault="00C15C95">
      <w:r>
        <w:t xml:space="preserve">There may be circumstances when it is necessary to either add or remove a person to a household, or to change the lead applicant of the group. This section explains that process.  </w:t>
      </w:r>
    </w:p>
    <w:p w14:paraId="625B8F93" w14:textId="77777777" w:rsidR="003C2AE0" w:rsidRDefault="00C15C95">
      <w:r>
        <w:t xml:space="preserve">It is vital that when editing household groups, any housing requirements associated with those groups are also amended to reflect the change.  </w:t>
      </w:r>
    </w:p>
    <w:p w14:paraId="625B8F94" w14:textId="77777777" w:rsidR="003C2AE0" w:rsidRDefault="00C15C95">
      <w:r>
        <w:t xml:space="preserve">If you change a lead applicant, you must reset the relationships between the applicants in the group.  </w:t>
      </w:r>
    </w:p>
    <w:p w14:paraId="625B8F95" w14:textId="77777777" w:rsidR="003C2AE0" w:rsidRDefault="00C15C95">
      <w:r>
        <w:t xml:space="preserve">All edits to the makeup of a household are done using this Action table in the household record: </w:t>
      </w:r>
    </w:p>
    <w:p w14:paraId="625B8F96" w14:textId="77777777" w:rsidR="003C2AE0" w:rsidRDefault="00C15C95">
      <w:pPr>
        <w:ind w:left="460"/>
      </w:pPr>
      <w:r>
        <w:rPr>
          <w:noProof/>
          <w:color w:val="2B579A"/>
          <w:shd w:val="clear" w:color="auto" w:fill="E6E6E6"/>
        </w:rPr>
        <w:drawing>
          <wp:inline distT="114300" distB="114300" distL="114300" distR="114300" wp14:anchorId="625B91FF" wp14:editId="625B9200">
            <wp:extent cx="3517900" cy="1206500"/>
            <wp:effectExtent l="0" t="0" r="0" b="0"/>
            <wp:docPr id="63" name="image6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Graphical user interface, text, application&#10;&#10;Description automatically generated"/>
                    <pic:cNvPicPr preferRelativeResize="0"/>
                  </pic:nvPicPr>
                  <pic:blipFill>
                    <a:blip r:embed="rId64"/>
                    <a:srcRect/>
                    <a:stretch>
                      <a:fillRect/>
                    </a:stretch>
                  </pic:blipFill>
                  <pic:spPr>
                    <a:xfrm>
                      <a:off x="0" y="0"/>
                      <a:ext cx="3517900" cy="1206500"/>
                    </a:xfrm>
                    <a:prstGeom prst="rect">
                      <a:avLst/>
                    </a:prstGeom>
                    <a:ln/>
                  </pic:spPr>
                </pic:pic>
              </a:graphicData>
            </a:graphic>
          </wp:inline>
        </w:drawing>
      </w:r>
    </w:p>
    <w:p w14:paraId="625B8F97" w14:textId="77777777" w:rsidR="003C2AE0" w:rsidRDefault="00C15C95">
      <w:pPr>
        <w:ind w:left="460"/>
      </w:pPr>
      <w:r>
        <w:t xml:space="preserve"> </w:t>
      </w:r>
    </w:p>
    <w:p w14:paraId="625B8F99" w14:textId="2C0B733B" w:rsidR="003C2AE0" w:rsidRDefault="00C15C95" w:rsidP="000C1B36">
      <w:pPr>
        <w:spacing w:line="291" w:lineRule="auto"/>
      </w:pPr>
      <w:r>
        <w:t xml:space="preserve"> If you remove an applicant to a new household, their Household ID will start with a WG rather than FAM. This shows the changes were made in the data platform.  </w:t>
      </w:r>
    </w:p>
    <w:p w14:paraId="625B8F9A" w14:textId="77777777" w:rsidR="003C2AE0" w:rsidRDefault="00C15C95">
      <w:pPr>
        <w:pStyle w:val="Heading3"/>
        <w:spacing w:after="200" w:line="305" w:lineRule="auto"/>
      </w:pPr>
      <w:bookmarkStart w:id="53" w:name="_Changing_lead_applicant"/>
      <w:bookmarkStart w:id="54" w:name="_Toc1778275049"/>
      <w:bookmarkEnd w:id="53"/>
      <w:r>
        <w:t xml:space="preserve">Changing lead applicant status </w:t>
      </w:r>
      <w:bookmarkEnd w:id="54"/>
    </w:p>
    <w:p w14:paraId="625B8F9B" w14:textId="77777777" w:rsidR="003C2AE0" w:rsidRDefault="00C15C95">
      <w:r>
        <w:t xml:space="preserve">To change the lead applicant status of an applicant you need to: </w:t>
      </w:r>
    </w:p>
    <w:p w14:paraId="625B8F9C" w14:textId="49C46977" w:rsidR="003C2AE0" w:rsidRPr="000579F1" w:rsidRDefault="00C15C95" w:rsidP="00E850EF">
      <w:pPr>
        <w:numPr>
          <w:ilvl w:val="0"/>
          <w:numId w:val="72"/>
        </w:numPr>
      </w:pPr>
      <w:r w:rsidRPr="000579F1">
        <w:t xml:space="preserve">Go to the Household section and click on a Household ID (FAM# or WG#). </w:t>
      </w:r>
    </w:p>
    <w:p w14:paraId="625B8F9D" w14:textId="77777777" w:rsidR="003C2AE0" w:rsidRPr="000579F1" w:rsidRDefault="00C15C95">
      <w:pPr>
        <w:ind w:left="720"/>
      </w:pPr>
      <w:r w:rsidRPr="000579F1">
        <w:t xml:space="preserve">This will take you to the individual household screen. From here, on the Action dropdown, select Set Lead Applicant. </w:t>
      </w:r>
    </w:p>
    <w:p w14:paraId="625B8F9E" w14:textId="77777777" w:rsidR="003C2AE0" w:rsidRDefault="00C15C95">
      <w:pPr>
        <w:ind w:left="720"/>
      </w:pPr>
      <w:r>
        <w:rPr>
          <w:noProof/>
          <w:color w:val="2B579A"/>
          <w:shd w:val="clear" w:color="auto" w:fill="E6E6E6"/>
        </w:rPr>
        <w:drawing>
          <wp:inline distT="114300" distB="114300" distL="114300" distR="114300" wp14:anchorId="625B9201" wp14:editId="625B9202">
            <wp:extent cx="3644900" cy="1308100"/>
            <wp:effectExtent l="0" t="0" r="0" b="0"/>
            <wp:docPr id="58" name="image5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Graphical user interface, text, application&#10;&#10;Description automatically generated"/>
                    <pic:cNvPicPr preferRelativeResize="0"/>
                  </pic:nvPicPr>
                  <pic:blipFill>
                    <a:blip r:embed="rId65"/>
                    <a:srcRect/>
                    <a:stretch>
                      <a:fillRect/>
                    </a:stretch>
                  </pic:blipFill>
                  <pic:spPr>
                    <a:xfrm>
                      <a:off x="0" y="0"/>
                      <a:ext cx="3644900" cy="1308100"/>
                    </a:xfrm>
                    <a:prstGeom prst="rect">
                      <a:avLst/>
                    </a:prstGeom>
                    <a:ln/>
                  </pic:spPr>
                </pic:pic>
              </a:graphicData>
            </a:graphic>
          </wp:inline>
        </w:drawing>
      </w:r>
      <w:r>
        <w:t xml:space="preserve"> </w:t>
      </w:r>
    </w:p>
    <w:p w14:paraId="625B8F9F" w14:textId="77777777" w:rsidR="003C2AE0" w:rsidRDefault="00C15C95" w:rsidP="00E850EF">
      <w:pPr>
        <w:numPr>
          <w:ilvl w:val="0"/>
          <w:numId w:val="72"/>
        </w:numPr>
      </w:pPr>
      <w:r>
        <w:t xml:space="preserve">On the Applicant field, search for the applicant you want to set as the household lead. </w:t>
      </w:r>
    </w:p>
    <w:p w14:paraId="625B8FA0" w14:textId="77777777" w:rsidR="003C2AE0" w:rsidRDefault="00C15C95">
      <w:pPr>
        <w:ind w:left="720"/>
      </w:pPr>
      <w:r>
        <w:rPr>
          <w:noProof/>
          <w:color w:val="2B579A"/>
          <w:shd w:val="clear" w:color="auto" w:fill="E6E6E6"/>
        </w:rPr>
        <w:lastRenderedPageBreak/>
        <w:drawing>
          <wp:inline distT="114300" distB="114300" distL="114300" distR="114300" wp14:anchorId="625B9203" wp14:editId="3AFC8B9E">
            <wp:extent cx="3135563" cy="385011"/>
            <wp:effectExtent l="0" t="0" r="8255" b="0"/>
            <wp:docPr id="53" name="image48.png"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8.png" descr="Graphical user interface, application&#10;&#10;Description automatically generated with medium confidence"/>
                    <pic:cNvPicPr preferRelativeResize="0"/>
                  </pic:nvPicPr>
                  <pic:blipFill>
                    <a:blip r:embed="rId66"/>
                    <a:srcRect/>
                    <a:stretch>
                      <a:fillRect/>
                    </a:stretch>
                  </pic:blipFill>
                  <pic:spPr>
                    <a:xfrm>
                      <a:off x="0" y="0"/>
                      <a:ext cx="3158729" cy="387855"/>
                    </a:xfrm>
                    <a:prstGeom prst="rect">
                      <a:avLst/>
                    </a:prstGeom>
                    <a:ln/>
                  </pic:spPr>
                </pic:pic>
              </a:graphicData>
            </a:graphic>
          </wp:inline>
        </w:drawing>
      </w:r>
    </w:p>
    <w:p w14:paraId="625B8FA1" w14:textId="77777777" w:rsidR="003C2AE0" w:rsidRDefault="00C15C95">
      <w:pPr>
        <w:ind w:left="720"/>
      </w:pPr>
      <w:r>
        <w:t xml:space="preserve"> </w:t>
      </w:r>
    </w:p>
    <w:p w14:paraId="625B8FA2" w14:textId="77777777" w:rsidR="003C2AE0" w:rsidRDefault="00C15C95" w:rsidP="00E850EF">
      <w:pPr>
        <w:numPr>
          <w:ilvl w:val="0"/>
          <w:numId w:val="72"/>
        </w:numPr>
      </w:pPr>
      <w:r>
        <w:t xml:space="preserve">You can then add further information in the Action Comment field. </w:t>
      </w:r>
    </w:p>
    <w:p w14:paraId="625B8FA3" w14:textId="77777777" w:rsidR="003C2AE0" w:rsidRDefault="00C15C95" w:rsidP="00E850EF">
      <w:pPr>
        <w:numPr>
          <w:ilvl w:val="0"/>
          <w:numId w:val="72"/>
        </w:numPr>
      </w:pPr>
      <w:r>
        <w:t xml:space="preserve">Once you have set the new lead applicant for the household, save your changes by clicking the Save button or the Save and Close button. </w:t>
      </w:r>
    </w:p>
    <w:p w14:paraId="625B8FA4" w14:textId="77777777" w:rsidR="003C2AE0" w:rsidRDefault="00C15C95">
      <w:pPr>
        <w:spacing w:line="305" w:lineRule="auto"/>
        <w:rPr>
          <w:sz w:val="28"/>
          <w:szCs w:val="28"/>
        </w:rPr>
      </w:pPr>
      <w:r>
        <w:rPr>
          <w:sz w:val="28"/>
          <w:szCs w:val="28"/>
        </w:rPr>
        <w:t xml:space="preserve"> </w:t>
      </w:r>
    </w:p>
    <w:p w14:paraId="625B8FA5" w14:textId="77777777" w:rsidR="003C2AE0" w:rsidRDefault="00C15C95">
      <w:pPr>
        <w:pStyle w:val="Heading3"/>
        <w:spacing w:after="200"/>
      </w:pPr>
      <w:bookmarkStart w:id="55" w:name="_Removing_an_applicant"/>
      <w:bookmarkStart w:id="56" w:name="_Toc1903804007"/>
      <w:bookmarkEnd w:id="55"/>
      <w:r>
        <w:t xml:space="preserve">Removing an applicant to a new household </w:t>
      </w:r>
      <w:bookmarkEnd w:id="56"/>
    </w:p>
    <w:p w14:paraId="625B8FA6" w14:textId="77777777" w:rsidR="003C2AE0" w:rsidRDefault="00C15C95">
      <w:pPr>
        <w:spacing w:line="291" w:lineRule="auto"/>
      </w:pPr>
      <w:r>
        <w:t xml:space="preserve">If you are breaking a household group apart for whatever reason, you need to ensure: </w:t>
      </w:r>
    </w:p>
    <w:p w14:paraId="625B8FA7" w14:textId="77777777" w:rsidR="003C2AE0" w:rsidRDefault="00C15C95" w:rsidP="00E850EF">
      <w:pPr>
        <w:numPr>
          <w:ilvl w:val="0"/>
          <w:numId w:val="40"/>
        </w:numPr>
        <w:spacing w:after="0"/>
        <w:ind w:hanging="360"/>
      </w:pPr>
      <w:r>
        <w:t xml:space="preserve">The person moving is not the lead applicant.  If they are, you will need to reassign the lead applicant role, as set out above. </w:t>
      </w:r>
    </w:p>
    <w:p w14:paraId="625B8FA8" w14:textId="7D8FF231" w:rsidR="003C2AE0" w:rsidRDefault="00C15C95" w:rsidP="00E850EF">
      <w:pPr>
        <w:numPr>
          <w:ilvl w:val="0"/>
          <w:numId w:val="40"/>
        </w:numPr>
        <w:ind w:hanging="360"/>
      </w:pPr>
      <w:r>
        <w:t xml:space="preserve">If a person is joining another existing household group, they need to be removed from their existing household before you can add them to a different household. Once removed from the initial household, they will be given a new household ID beginning with WG. They can then be </w:t>
      </w:r>
      <w:hyperlink w:anchor="_Removing_an_applicant">
        <w:r>
          <w:rPr>
            <w:color w:val="1155CC"/>
            <w:u w:val="single"/>
          </w:rPr>
          <w:t>linked to a new household</w:t>
        </w:r>
      </w:hyperlink>
      <w:r>
        <w:t>.</w:t>
      </w:r>
    </w:p>
    <w:p w14:paraId="625B8FAA" w14:textId="2970497D" w:rsidR="003C2AE0" w:rsidRDefault="00C15C95" w:rsidP="7B64999A">
      <w:pPr>
        <w:pStyle w:val="ListParagraph"/>
        <w:numPr>
          <w:ilvl w:val="1"/>
          <w:numId w:val="90"/>
        </w:numPr>
      </w:pPr>
      <w:r>
        <w:t xml:space="preserve"> Search for an applicant within the household you wish to edit either through the Applicants or Households menu.  </w:t>
      </w:r>
    </w:p>
    <w:p w14:paraId="625B8FAB" w14:textId="77777777" w:rsidR="003C2AE0" w:rsidRDefault="00C15C95" w:rsidP="00E850EF">
      <w:pPr>
        <w:numPr>
          <w:ilvl w:val="0"/>
          <w:numId w:val="73"/>
        </w:numPr>
      </w:pPr>
      <w:r>
        <w:t xml:space="preserve">Double-click on a member of the household and click on the blue Household ID at the top of the summary screen.  </w:t>
      </w:r>
    </w:p>
    <w:p w14:paraId="625B8FAC" w14:textId="77777777" w:rsidR="003C2AE0" w:rsidRDefault="00C15C95" w:rsidP="00E850EF">
      <w:pPr>
        <w:numPr>
          <w:ilvl w:val="0"/>
          <w:numId w:val="73"/>
        </w:numPr>
      </w:pPr>
      <w:r>
        <w:t xml:space="preserve">Halfway down the page, under Applicants, click on the Action drop-down: </w:t>
      </w:r>
    </w:p>
    <w:p w14:paraId="625B8FAD" w14:textId="77777777" w:rsidR="003C2AE0" w:rsidRDefault="00C15C95">
      <w:pPr>
        <w:ind w:left="720"/>
      </w:pPr>
      <w:r>
        <w:rPr>
          <w:noProof/>
          <w:color w:val="2B579A"/>
          <w:shd w:val="clear" w:color="auto" w:fill="E6E6E6"/>
        </w:rPr>
        <w:drawing>
          <wp:inline distT="114300" distB="114300" distL="114300" distR="114300" wp14:anchorId="625B9205" wp14:editId="625B9206">
            <wp:extent cx="2603500" cy="330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7"/>
                    <a:srcRect/>
                    <a:stretch>
                      <a:fillRect/>
                    </a:stretch>
                  </pic:blipFill>
                  <pic:spPr>
                    <a:xfrm>
                      <a:off x="0" y="0"/>
                      <a:ext cx="2603500" cy="330200"/>
                    </a:xfrm>
                    <a:prstGeom prst="rect">
                      <a:avLst/>
                    </a:prstGeom>
                    <a:ln/>
                  </pic:spPr>
                </pic:pic>
              </a:graphicData>
            </a:graphic>
          </wp:inline>
        </w:drawing>
      </w:r>
    </w:p>
    <w:p w14:paraId="625B8FAE" w14:textId="77777777" w:rsidR="003C2AE0" w:rsidRDefault="00C15C95">
      <w:pPr>
        <w:ind w:left="720"/>
      </w:pPr>
      <w:r>
        <w:t xml:space="preserve"> </w:t>
      </w:r>
    </w:p>
    <w:p w14:paraId="625B8FAF" w14:textId="77777777" w:rsidR="003C2AE0" w:rsidRDefault="00C15C95" w:rsidP="00E850EF">
      <w:pPr>
        <w:numPr>
          <w:ilvl w:val="0"/>
          <w:numId w:val="73"/>
        </w:numPr>
      </w:pPr>
      <w:r>
        <w:t xml:space="preserve">From the list of actions, select Remove Applicant to new Household. </w:t>
      </w:r>
    </w:p>
    <w:p w14:paraId="625B8FB0" w14:textId="77777777" w:rsidR="003C2AE0" w:rsidRDefault="00C15C95" w:rsidP="00E850EF">
      <w:pPr>
        <w:numPr>
          <w:ilvl w:val="0"/>
          <w:numId w:val="73"/>
        </w:numPr>
      </w:pPr>
      <w:r>
        <w:t xml:space="preserve">On the Applicant field, type in the applicant you want to remove to a new household. </w:t>
      </w:r>
    </w:p>
    <w:p w14:paraId="625B8FB1" w14:textId="77777777" w:rsidR="003C2AE0" w:rsidRDefault="00C15C95">
      <w:pPr>
        <w:ind w:left="720"/>
      </w:pPr>
      <w:r>
        <w:rPr>
          <w:noProof/>
          <w:color w:val="2B579A"/>
          <w:shd w:val="clear" w:color="auto" w:fill="E6E6E6"/>
        </w:rPr>
        <w:drawing>
          <wp:inline distT="114300" distB="114300" distL="114300" distR="114300" wp14:anchorId="625B9207" wp14:editId="625B9208">
            <wp:extent cx="2578100" cy="368300"/>
            <wp:effectExtent l="0" t="0" r="0" b="0"/>
            <wp:docPr id="44" name="image44.png"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4.png" descr="Graphical user interface, application&#10;&#10;Description automatically generated with medium confidence"/>
                    <pic:cNvPicPr preferRelativeResize="0"/>
                  </pic:nvPicPr>
                  <pic:blipFill>
                    <a:blip r:embed="rId66"/>
                    <a:srcRect/>
                    <a:stretch>
                      <a:fillRect/>
                    </a:stretch>
                  </pic:blipFill>
                  <pic:spPr>
                    <a:xfrm>
                      <a:off x="0" y="0"/>
                      <a:ext cx="2578100" cy="368300"/>
                    </a:xfrm>
                    <a:prstGeom prst="rect">
                      <a:avLst/>
                    </a:prstGeom>
                    <a:ln/>
                  </pic:spPr>
                </pic:pic>
              </a:graphicData>
            </a:graphic>
          </wp:inline>
        </w:drawing>
      </w:r>
    </w:p>
    <w:p w14:paraId="625B8FB2" w14:textId="77777777" w:rsidR="003C2AE0" w:rsidRDefault="00C15C95">
      <w:pPr>
        <w:ind w:left="720"/>
      </w:pPr>
      <w:r>
        <w:t xml:space="preserve"> </w:t>
      </w:r>
    </w:p>
    <w:p w14:paraId="625B8FB3" w14:textId="77777777" w:rsidR="003C2AE0" w:rsidRDefault="00C15C95" w:rsidP="00E850EF">
      <w:pPr>
        <w:numPr>
          <w:ilvl w:val="0"/>
          <w:numId w:val="73"/>
        </w:numPr>
      </w:pPr>
      <w:r>
        <w:lastRenderedPageBreak/>
        <w:t xml:space="preserve">Add any comments relevant to the removal of the household member (do not capture any personal data here).  </w:t>
      </w:r>
    </w:p>
    <w:p w14:paraId="625B8FB4" w14:textId="77777777" w:rsidR="003C2AE0" w:rsidRDefault="00C15C95">
      <w:pPr>
        <w:ind w:left="720"/>
      </w:pPr>
      <w:r>
        <w:rPr>
          <w:noProof/>
          <w:color w:val="2B579A"/>
          <w:shd w:val="clear" w:color="auto" w:fill="E6E6E6"/>
        </w:rPr>
        <w:drawing>
          <wp:inline distT="114300" distB="114300" distL="114300" distR="114300" wp14:anchorId="625B9209" wp14:editId="625B920A">
            <wp:extent cx="2400300" cy="342900"/>
            <wp:effectExtent l="0" t="0" r="0" b="0"/>
            <wp:docPr id="25" name="image30.pn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Shape, square&#10;&#10;Description automatically generated"/>
                    <pic:cNvPicPr preferRelativeResize="0"/>
                  </pic:nvPicPr>
                  <pic:blipFill>
                    <a:blip r:embed="rId68"/>
                    <a:srcRect/>
                    <a:stretch>
                      <a:fillRect/>
                    </a:stretch>
                  </pic:blipFill>
                  <pic:spPr>
                    <a:xfrm>
                      <a:off x="0" y="0"/>
                      <a:ext cx="2400300" cy="342900"/>
                    </a:xfrm>
                    <a:prstGeom prst="rect">
                      <a:avLst/>
                    </a:prstGeom>
                    <a:ln/>
                  </pic:spPr>
                </pic:pic>
              </a:graphicData>
            </a:graphic>
          </wp:inline>
        </w:drawing>
      </w:r>
    </w:p>
    <w:p w14:paraId="625B8FB5" w14:textId="77777777" w:rsidR="003C2AE0" w:rsidRDefault="00C15C95">
      <w:pPr>
        <w:ind w:left="720"/>
      </w:pPr>
      <w:r>
        <w:t xml:space="preserve"> </w:t>
      </w:r>
    </w:p>
    <w:p w14:paraId="625B8FB6" w14:textId="77777777" w:rsidR="003C2AE0" w:rsidRDefault="00C15C95" w:rsidP="00E850EF">
      <w:pPr>
        <w:numPr>
          <w:ilvl w:val="0"/>
          <w:numId w:val="73"/>
        </w:numPr>
      </w:pPr>
      <w:r>
        <w:t xml:space="preserve">Click Save or Save and Close. </w:t>
      </w:r>
    </w:p>
    <w:p w14:paraId="625B8FB7" w14:textId="77777777" w:rsidR="003C2AE0" w:rsidRDefault="00C15C95" w:rsidP="00E850EF">
      <w:pPr>
        <w:numPr>
          <w:ilvl w:val="0"/>
          <w:numId w:val="73"/>
        </w:numPr>
      </w:pPr>
      <w:r>
        <w:t xml:space="preserve">Once you have completed these steps, you must edit the linked housing need record for the existing household to reflect the change in accommodation requirements.  </w:t>
      </w:r>
    </w:p>
    <w:p w14:paraId="625B8FB8" w14:textId="77777777" w:rsidR="003C2AE0" w:rsidRDefault="00C15C95" w:rsidP="00E850EF">
      <w:pPr>
        <w:numPr>
          <w:ilvl w:val="0"/>
          <w:numId w:val="73"/>
        </w:numPr>
      </w:pPr>
      <w:r>
        <w:t xml:space="preserve">A case note will be automatically generated which will show the household ID they were in and their new WG ID reference. </w:t>
      </w:r>
    </w:p>
    <w:p w14:paraId="625B8FB9" w14:textId="77777777" w:rsidR="003C2AE0" w:rsidRDefault="00C15C95">
      <w:r>
        <w:t xml:space="preserve"> </w:t>
      </w:r>
    </w:p>
    <w:p w14:paraId="625B8FBA" w14:textId="77777777" w:rsidR="003C2AE0" w:rsidRDefault="00C15C95">
      <w:pPr>
        <w:pStyle w:val="Heading3"/>
        <w:spacing w:after="200"/>
      </w:pPr>
      <w:bookmarkStart w:id="57" w:name="_Adding_an_applicant"/>
      <w:bookmarkStart w:id="58" w:name="_Toc246511187"/>
      <w:bookmarkEnd w:id="57"/>
      <w:r>
        <w:t>Adding an applicant to a household group</w:t>
      </w:r>
      <w:bookmarkEnd w:id="58"/>
    </w:p>
    <w:p w14:paraId="625B8FBB" w14:textId="77777777" w:rsidR="003C2AE0" w:rsidRDefault="00C15C95">
      <w:pPr>
        <w:spacing w:line="291" w:lineRule="auto"/>
      </w:pPr>
      <w:r>
        <w:t xml:space="preserve">To add an applicant to an existing household group you need to:  </w:t>
      </w:r>
    </w:p>
    <w:p w14:paraId="625B8FBC" w14:textId="77777777" w:rsidR="003C2AE0" w:rsidRDefault="00C15C95" w:rsidP="00E850EF">
      <w:pPr>
        <w:numPr>
          <w:ilvl w:val="0"/>
          <w:numId w:val="74"/>
        </w:numPr>
      </w:pPr>
      <w:r>
        <w:t xml:space="preserve">Search for an applicant within the household you wish to edit. </w:t>
      </w:r>
    </w:p>
    <w:p w14:paraId="625B8FBD" w14:textId="77777777" w:rsidR="003C2AE0" w:rsidRDefault="00C15C95" w:rsidP="00E850EF">
      <w:pPr>
        <w:numPr>
          <w:ilvl w:val="0"/>
          <w:numId w:val="74"/>
        </w:numPr>
      </w:pPr>
      <w:r>
        <w:t xml:space="preserve">Double-click to open their record. </w:t>
      </w:r>
    </w:p>
    <w:p w14:paraId="625B8FBE" w14:textId="77777777" w:rsidR="003C2AE0" w:rsidRDefault="00C15C95" w:rsidP="00E850EF">
      <w:pPr>
        <w:numPr>
          <w:ilvl w:val="0"/>
          <w:numId w:val="74"/>
        </w:numPr>
      </w:pPr>
      <w:r>
        <w:t xml:space="preserve">Click on the blue Household ID at the top of the summary screen.  </w:t>
      </w:r>
    </w:p>
    <w:p w14:paraId="625B8FBF" w14:textId="77777777" w:rsidR="003C2AE0" w:rsidRDefault="00C15C95">
      <w:pPr>
        <w:ind w:left="720"/>
      </w:pPr>
      <w:r>
        <w:rPr>
          <w:noProof/>
          <w:color w:val="2B579A"/>
          <w:shd w:val="clear" w:color="auto" w:fill="E6E6E6"/>
        </w:rPr>
        <w:drawing>
          <wp:inline distT="114300" distB="114300" distL="114300" distR="114300" wp14:anchorId="625B920B" wp14:editId="625B920C">
            <wp:extent cx="1981200" cy="279400"/>
            <wp:effectExtent l="0" t="0" r="0" b="0"/>
            <wp:docPr id="69" name="image72.png" descr="A picture containing background patter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A picture containing background pattern&#10;&#10;Description automatically generated"/>
                    <pic:cNvPicPr preferRelativeResize="0"/>
                  </pic:nvPicPr>
                  <pic:blipFill>
                    <a:blip r:embed="rId69"/>
                    <a:srcRect/>
                    <a:stretch>
                      <a:fillRect/>
                    </a:stretch>
                  </pic:blipFill>
                  <pic:spPr>
                    <a:xfrm>
                      <a:off x="0" y="0"/>
                      <a:ext cx="1981200" cy="279400"/>
                    </a:xfrm>
                    <a:prstGeom prst="rect">
                      <a:avLst/>
                    </a:prstGeom>
                    <a:ln/>
                  </pic:spPr>
                </pic:pic>
              </a:graphicData>
            </a:graphic>
          </wp:inline>
        </w:drawing>
      </w:r>
    </w:p>
    <w:p w14:paraId="625B8FC0" w14:textId="77777777" w:rsidR="003C2AE0" w:rsidRDefault="00C15C95">
      <w:pPr>
        <w:ind w:left="720"/>
      </w:pPr>
      <w:r>
        <w:t xml:space="preserve"> </w:t>
      </w:r>
    </w:p>
    <w:p w14:paraId="625B8FC1" w14:textId="77777777" w:rsidR="003C2AE0" w:rsidRDefault="00C15C95" w:rsidP="00E850EF">
      <w:pPr>
        <w:numPr>
          <w:ilvl w:val="0"/>
          <w:numId w:val="74"/>
        </w:numPr>
      </w:pPr>
      <w:r>
        <w:t xml:space="preserve">Halfway down the page, under Applicants, click on the Action drop-down: </w:t>
      </w:r>
    </w:p>
    <w:p w14:paraId="625B8FC2" w14:textId="77777777" w:rsidR="003C2AE0" w:rsidRDefault="00C15C95" w:rsidP="001C3C74">
      <w:pPr>
        <w:ind w:left="855"/>
      </w:pPr>
      <w:r>
        <w:rPr>
          <w:noProof/>
          <w:color w:val="2B579A"/>
          <w:shd w:val="clear" w:color="auto" w:fill="E6E6E6"/>
        </w:rPr>
        <w:drawing>
          <wp:inline distT="114300" distB="114300" distL="114300" distR="114300" wp14:anchorId="625B920D" wp14:editId="625B920E">
            <wp:extent cx="2108200" cy="2794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7"/>
                    <a:srcRect/>
                    <a:stretch>
                      <a:fillRect/>
                    </a:stretch>
                  </pic:blipFill>
                  <pic:spPr>
                    <a:xfrm>
                      <a:off x="0" y="0"/>
                      <a:ext cx="2108200" cy="279400"/>
                    </a:xfrm>
                    <a:prstGeom prst="rect">
                      <a:avLst/>
                    </a:prstGeom>
                    <a:ln/>
                  </pic:spPr>
                </pic:pic>
              </a:graphicData>
            </a:graphic>
          </wp:inline>
        </w:drawing>
      </w:r>
    </w:p>
    <w:p w14:paraId="625B8FC4" w14:textId="3F23B5D8" w:rsidR="003C2AE0" w:rsidRDefault="00C15C95" w:rsidP="00E850EF">
      <w:pPr>
        <w:numPr>
          <w:ilvl w:val="0"/>
          <w:numId w:val="74"/>
        </w:numPr>
      </w:pPr>
      <w:r>
        <w:t xml:space="preserve">From the list of actions, select Add Applicant. This will reveal two new fields: Applicant and Action Comment. </w:t>
      </w:r>
    </w:p>
    <w:p w14:paraId="625B8FC5" w14:textId="77777777" w:rsidR="003C2AE0" w:rsidRDefault="00C15C95" w:rsidP="00E850EF">
      <w:pPr>
        <w:numPr>
          <w:ilvl w:val="0"/>
          <w:numId w:val="74"/>
        </w:numPr>
      </w:pPr>
      <w:r>
        <w:t xml:space="preserve">Click in the Applicant box and type in the name of the person you wish to add to the group.  </w:t>
      </w:r>
    </w:p>
    <w:p w14:paraId="625B8FC6" w14:textId="77777777" w:rsidR="003C2AE0" w:rsidRDefault="00C15C95">
      <w:pPr>
        <w:ind w:left="720"/>
      </w:pPr>
      <w:r>
        <w:rPr>
          <w:noProof/>
          <w:color w:val="2B579A"/>
          <w:shd w:val="clear" w:color="auto" w:fill="E6E6E6"/>
        </w:rPr>
        <w:drawing>
          <wp:inline distT="114300" distB="114300" distL="114300" distR="114300" wp14:anchorId="625B920F" wp14:editId="625B9210">
            <wp:extent cx="2959100" cy="393700"/>
            <wp:effectExtent l="0" t="0" r="0" b="0"/>
            <wp:docPr id="12" name="image12.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picture containing icon&#10;&#10;Description automatically generated"/>
                    <pic:cNvPicPr preferRelativeResize="0"/>
                  </pic:nvPicPr>
                  <pic:blipFill>
                    <a:blip r:embed="rId70"/>
                    <a:srcRect/>
                    <a:stretch>
                      <a:fillRect/>
                    </a:stretch>
                  </pic:blipFill>
                  <pic:spPr>
                    <a:xfrm>
                      <a:off x="0" y="0"/>
                      <a:ext cx="2959100" cy="393700"/>
                    </a:xfrm>
                    <a:prstGeom prst="rect">
                      <a:avLst/>
                    </a:prstGeom>
                    <a:ln/>
                  </pic:spPr>
                </pic:pic>
              </a:graphicData>
            </a:graphic>
          </wp:inline>
        </w:drawing>
      </w:r>
    </w:p>
    <w:p w14:paraId="625B8FC8" w14:textId="77777777" w:rsidR="003C2AE0" w:rsidRDefault="00C15C95" w:rsidP="00E850EF">
      <w:pPr>
        <w:numPr>
          <w:ilvl w:val="0"/>
          <w:numId w:val="74"/>
        </w:numPr>
      </w:pPr>
      <w:r>
        <w:t xml:space="preserve">Add an Action Comment to capture any additional information on why this action was required. </w:t>
      </w:r>
    </w:p>
    <w:p w14:paraId="625B8FC9" w14:textId="77777777" w:rsidR="003C2AE0" w:rsidRPr="00A57596" w:rsidRDefault="00C15C95" w:rsidP="00E850EF">
      <w:pPr>
        <w:numPr>
          <w:ilvl w:val="0"/>
          <w:numId w:val="74"/>
        </w:numPr>
      </w:pPr>
      <w:r w:rsidRPr="00A57596">
        <w:lastRenderedPageBreak/>
        <w:t xml:space="preserve">Click the Save or Save and Close button to complete the action. In the list of household members below, the new applicant will be listed in the table. </w:t>
      </w:r>
    </w:p>
    <w:p w14:paraId="625B8FCA" w14:textId="77777777" w:rsidR="003C2AE0" w:rsidRPr="00A57596" w:rsidRDefault="00C15C95" w:rsidP="00E850EF">
      <w:pPr>
        <w:numPr>
          <w:ilvl w:val="0"/>
          <w:numId w:val="74"/>
        </w:numPr>
      </w:pPr>
      <w:r w:rsidRPr="00A57596">
        <w:t>You will need to edit the new household member’s relationship to the lead applicant. In the table, click the dropdown under the ‘Relationship to Lead Applicant’ field.</w:t>
      </w:r>
    </w:p>
    <w:p w14:paraId="625B8FCB" w14:textId="77777777" w:rsidR="003C2AE0" w:rsidRDefault="00C15C95">
      <w:pPr>
        <w:ind w:left="720"/>
      </w:pPr>
      <w:r>
        <w:rPr>
          <w:noProof/>
          <w:color w:val="2B579A"/>
          <w:shd w:val="clear" w:color="auto" w:fill="E6E6E6"/>
        </w:rPr>
        <w:drawing>
          <wp:inline distT="114300" distB="114300" distL="114300" distR="114300" wp14:anchorId="625B9211" wp14:editId="625B9212">
            <wp:extent cx="1473200" cy="2006600"/>
            <wp:effectExtent l="0" t="0" r="0" b="0"/>
            <wp:docPr id="42" name="image4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Graphical user interface, text, application&#10;&#10;Description automatically generated"/>
                    <pic:cNvPicPr preferRelativeResize="0"/>
                  </pic:nvPicPr>
                  <pic:blipFill>
                    <a:blip r:embed="rId71"/>
                    <a:srcRect/>
                    <a:stretch>
                      <a:fillRect/>
                    </a:stretch>
                  </pic:blipFill>
                  <pic:spPr>
                    <a:xfrm>
                      <a:off x="0" y="0"/>
                      <a:ext cx="1473200" cy="2006600"/>
                    </a:xfrm>
                    <a:prstGeom prst="rect">
                      <a:avLst/>
                    </a:prstGeom>
                    <a:ln/>
                  </pic:spPr>
                </pic:pic>
              </a:graphicData>
            </a:graphic>
          </wp:inline>
        </w:drawing>
      </w:r>
    </w:p>
    <w:p w14:paraId="625B8FCC" w14:textId="77777777" w:rsidR="003C2AE0" w:rsidRDefault="00C15C95" w:rsidP="00E850EF">
      <w:pPr>
        <w:numPr>
          <w:ilvl w:val="0"/>
          <w:numId w:val="74"/>
        </w:numPr>
      </w:pPr>
      <w:r>
        <w:t>Select the appropriate relationship and save your changes by clicking the small disk icon on the right-hand side of the table.</w:t>
      </w:r>
      <w:r>
        <w:rPr>
          <w:noProof/>
          <w:color w:val="2B579A"/>
          <w:shd w:val="clear" w:color="auto" w:fill="E6E6E6"/>
        </w:rPr>
        <w:drawing>
          <wp:inline distT="114300" distB="114300" distL="114300" distR="114300" wp14:anchorId="625B9213" wp14:editId="625B9214">
            <wp:extent cx="317500" cy="317500"/>
            <wp:effectExtent l="0" t="0" r="0" b="0"/>
            <wp:docPr id="5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2"/>
                    <a:srcRect/>
                    <a:stretch>
                      <a:fillRect/>
                    </a:stretch>
                  </pic:blipFill>
                  <pic:spPr>
                    <a:xfrm>
                      <a:off x="0" y="0"/>
                      <a:ext cx="317500" cy="317500"/>
                    </a:xfrm>
                    <a:prstGeom prst="rect">
                      <a:avLst/>
                    </a:prstGeom>
                    <a:ln/>
                  </pic:spPr>
                </pic:pic>
              </a:graphicData>
            </a:graphic>
          </wp:inline>
        </w:drawing>
      </w:r>
    </w:p>
    <w:p w14:paraId="625B8FCD" w14:textId="77777777" w:rsidR="003C2AE0" w:rsidRDefault="00C15C95" w:rsidP="00E850EF">
      <w:pPr>
        <w:numPr>
          <w:ilvl w:val="0"/>
          <w:numId w:val="74"/>
        </w:numPr>
      </w:pPr>
      <w:r>
        <w:t xml:space="preserve"> A case note will be automatically generated which will show the household ID they were in and their new household ID reference. </w:t>
      </w:r>
    </w:p>
    <w:p w14:paraId="0237A6B7" w14:textId="4EFAC25F" w:rsidR="509D16E4" w:rsidRDefault="509D16E4" w:rsidP="00E850EF">
      <w:pPr>
        <w:numPr>
          <w:ilvl w:val="0"/>
          <w:numId w:val="74"/>
        </w:numPr>
      </w:pPr>
      <w:r>
        <w:t xml:space="preserve"> </w:t>
      </w:r>
      <w:r w:rsidR="00B801A5">
        <w:t xml:space="preserve">You will now need to </w:t>
      </w:r>
      <w:hyperlink r:id="rId73">
        <w:r w:rsidR="00B801A5" w:rsidRPr="509D16E4">
          <w:rPr>
            <w:rStyle w:val="Hyperlink"/>
          </w:rPr>
          <w:t>amend the Household Housing Needs record</w:t>
        </w:r>
      </w:hyperlink>
      <w:r w:rsidR="00B801A5">
        <w:t xml:space="preserve"> and </w:t>
      </w:r>
      <w:r w:rsidR="00B801A5" w:rsidRPr="509D16E4">
        <w:t xml:space="preserve">email </w:t>
      </w:r>
      <w:hyperlink r:id="rId74">
        <w:r w:rsidR="00B801A5" w:rsidRPr="00C65AEE">
          <w:rPr>
            <w:rStyle w:val="Hyperlink"/>
          </w:rPr>
          <w:t>WNSManagement@cardiff.gov.uk</w:t>
        </w:r>
      </w:hyperlink>
      <w:r w:rsidR="00B801A5" w:rsidRPr="509D16E4">
        <w:rPr>
          <w:color w:val="242424"/>
          <w:sz w:val="21"/>
          <w:szCs w:val="21"/>
        </w:rPr>
        <w:t xml:space="preserve"> </w:t>
      </w:r>
      <w:r w:rsidR="00B801A5" w:rsidRPr="509D16E4">
        <w:t>requesting deletion of the now orphaned housing need record, for the person that has just joined the family. For example, Maurice Jones.</w:t>
      </w:r>
    </w:p>
    <w:p w14:paraId="625B8FCE" w14:textId="77777777" w:rsidR="003C2AE0" w:rsidRDefault="00C15C95">
      <w:r>
        <w:rPr>
          <w:b/>
        </w:rPr>
        <w:t>Please note</w:t>
      </w:r>
      <w:r>
        <w:t xml:space="preserve">: </w:t>
      </w:r>
    </w:p>
    <w:p w14:paraId="625B8FCF" w14:textId="77777777" w:rsidR="003C2AE0" w:rsidRDefault="00C15C95" w:rsidP="00E850EF">
      <w:pPr>
        <w:numPr>
          <w:ilvl w:val="0"/>
          <w:numId w:val="30"/>
        </w:numPr>
        <w:spacing w:after="0"/>
        <w:ind w:hanging="360"/>
      </w:pPr>
      <w:r>
        <w:t xml:space="preserve">It is imperative that each household has a lead applicant. It will usually be included with the contact centre information, but if not, a lead applicant will need to be identified for each household. </w:t>
      </w:r>
    </w:p>
    <w:p w14:paraId="625B8FD0" w14:textId="20364D39" w:rsidR="003C2AE0" w:rsidRDefault="00C15C95" w:rsidP="00E850EF">
      <w:pPr>
        <w:numPr>
          <w:ilvl w:val="0"/>
          <w:numId w:val="30"/>
        </w:numPr>
        <w:spacing w:after="0"/>
        <w:ind w:hanging="360"/>
      </w:pPr>
      <w:r>
        <w:t xml:space="preserve">If the person separating from the house is the lead applicant, you will need to reassign the lead applicant role before you are able to move them from the household. You can read more about reassigning the lead applicant for a household under the </w:t>
      </w:r>
      <w:hyperlink w:anchor="_f1nhaesql5mg">
        <w:r>
          <w:rPr>
            <w:color w:val="1155CC"/>
            <w:u w:val="single"/>
          </w:rPr>
          <w:t>Changing lead</w:t>
        </w:r>
      </w:hyperlink>
      <w:hyperlink w:anchor="_Changing_lead_applicant">
        <w:r>
          <w:rPr>
            <w:color w:val="1155CC"/>
            <w:u w:val="single"/>
          </w:rPr>
          <w:t xml:space="preserve"> applicant status section </w:t>
        </w:r>
      </w:hyperlink>
      <w:r>
        <w:t>of this guide.</w:t>
      </w:r>
    </w:p>
    <w:p w14:paraId="625B8FD1" w14:textId="77777777" w:rsidR="003C2AE0" w:rsidRDefault="00C15C95" w:rsidP="00E850EF">
      <w:pPr>
        <w:numPr>
          <w:ilvl w:val="0"/>
          <w:numId w:val="30"/>
        </w:numPr>
        <w:spacing w:after="0"/>
        <w:ind w:hanging="360"/>
      </w:pPr>
      <w:r>
        <w:t xml:space="preserve">The new household created will have a WG reference rather than a FAM reference as the changes have been made within the system. </w:t>
      </w:r>
    </w:p>
    <w:p w14:paraId="625B8FD2" w14:textId="05668A1B" w:rsidR="003C2AE0" w:rsidRDefault="00C15C95" w:rsidP="00E850EF">
      <w:pPr>
        <w:numPr>
          <w:ilvl w:val="0"/>
          <w:numId w:val="30"/>
        </w:numPr>
        <w:ind w:hanging="360"/>
      </w:pPr>
      <w:r>
        <w:t xml:space="preserve">You must </w:t>
      </w:r>
      <w:hyperlink w:anchor="_Updating_an_existing">
        <w:r>
          <w:rPr>
            <w:color w:val="1155CC"/>
            <w:u w:val="single"/>
          </w:rPr>
          <w:t xml:space="preserve">update the linked housing need </w:t>
        </w:r>
      </w:hyperlink>
      <w:r>
        <w:t xml:space="preserve">of the original household from which the applicant has been removed. </w:t>
      </w:r>
    </w:p>
    <w:p w14:paraId="14CA70B1" w14:textId="17B151D7" w:rsidR="4B024097" w:rsidRDefault="4B024097" w:rsidP="7F97ACB4">
      <w:pPr>
        <w:pStyle w:val="Heading1"/>
      </w:pPr>
      <w:bookmarkStart w:id="59" w:name="_Toc1245495231"/>
      <w:r>
        <w:lastRenderedPageBreak/>
        <w:t>Using the Health Board Tab</w:t>
      </w:r>
      <w:bookmarkEnd w:id="59"/>
    </w:p>
    <w:p w14:paraId="5AEFA55B" w14:textId="6A9C32CC" w:rsidR="7F97ACB4" w:rsidRDefault="7F97ACB4" w:rsidP="7F97ACB4">
      <w:pPr>
        <w:pStyle w:val="ListParagraph"/>
        <w:ind w:left="0"/>
        <w:rPr>
          <w:b/>
          <w:sz w:val="36"/>
          <w:szCs w:val="36"/>
        </w:rPr>
      </w:pPr>
    </w:p>
    <w:p w14:paraId="5A447B6B" w14:textId="73B3A231" w:rsidR="4B024097" w:rsidRDefault="4B024097" w:rsidP="7F97ACB4">
      <w:pPr>
        <w:pStyle w:val="ListParagraph"/>
        <w:ind w:left="0"/>
      </w:pPr>
      <w:r>
        <w:t>The Health Board tab has been added for use by Local Health Board</w:t>
      </w:r>
      <w:r w:rsidR="2D9D4925">
        <w:t>s</w:t>
      </w:r>
      <w:r>
        <w:t>. Local Authority based users of the system do not need to complete fields in this tab but may refer to it for information if necessary.</w:t>
      </w:r>
    </w:p>
    <w:p w14:paraId="1911C879" w14:textId="26C5D82C" w:rsidR="7F97ACB4" w:rsidRDefault="7F97ACB4" w:rsidP="7F97ACB4">
      <w:pPr>
        <w:pStyle w:val="ListParagraph"/>
        <w:ind w:left="0"/>
      </w:pPr>
    </w:p>
    <w:p w14:paraId="32D19EB1" w14:textId="4F31425B" w:rsidR="4B024097" w:rsidRDefault="4B024097" w:rsidP="7F97ACB4">
      <w:pPr>
        <w:pStyle w:val="ListParagraph"/>
        <w:ind w:left="0"/>
      </w:pPr>
      <w:r>
        <w:t>The three fields contained within the Tab are:</w:t>
      </w:r>
    </w:p>
    <w:p w14:paraId="228A03E4" w14:textId="04B953B7" w:rsidR="7F97ACB4" w:rsidRDefault="7F97ACB4" w:rsidP="7F97ACB4">
      <w:pPr>
        <w:pStyle w:val="ListParagraph"/>
        <w:ind w:left="0"/>
      </w:pPr>
    </w:p>
    <w:tbl>
      <w:tblPr>
        <w:tblStyle w:val="TableGrid"/>
        <w:tblW w:w="0" w:type="auto"/>
        <w:tblLook w:val="06A0" w:firstRow="1" w:lastRow="0" w:firstColumn="1" w:lastColumn="0" w:noHBand="1" w:noVBand="1"/>
      </w:tblPr>
      <w:tblGrid>
        <w:gridCol w:w="4508"/>
        <w:gridCol w:w="4508"/>
      </w:tblGrid>
      <w:tr w:rsidR="7F97ACB4" w14:paraId="2D5963B4" w14:textId="77777777" w:rsidTr="349395C9">
        <w:tc>
          <w:tcPr>
            <w:tcW w:w="4508" w:type="dxa"/>
          </w:tcPr>
          <w:p w14:paraId="5B26DD41" w14:textId="1C316393" w:rsidR="7F97ACB4" w:rsidRDefault="7F97ACB4" w:rsidP="7F97ACB4">
            <w:pPr>
              <w:pStyle w:val="ListParagraph"/>
              <w:ind w:left="0"/>
            </w:pPr>
            <w:r>
              <w:t>NHS Number</w:t>
            </w:r>
            <w:r>
              <w:tab/>
            </w:r>
          </w:p>
        </w:tc>
        <w:tc>
          <w:tcPr>
            <w:tcW w:w="4508" w:type="dxa"/>
          </w:tcPr>
          <w:p w14:paraId="69C06BFE" w14:textId="60D3508F" w:rsidR="7F97ACB4" w:rsidRDefault="7F97ACB4" w:rsidP="7F97ACB4">
            <w:pPr>
              <w:pStyle w:val="ListParagraph"/>
              <w:spacing w:after="200" w:line="276" w:lineRule="auto"/>
              <w:ind w:left="-90"/>
            </w:pPr>
            <w:r>
              <w:t>The NHS number assigned to the applicant on the NHS system.</w:t>
            </w:r>
          </w:p>
        </w:tc>
      </w:tr>
      <w:tr w:rsidR="7F97ACB4" w14:paraId="2A3A656D" w14:textId="77777777" w:rsidTr="349395C9">
        <w:tc>
          <w:tcPr>
            <w:tcW w:w="4508" w:type="dxa"/>
          </w:tcPr>
          <w:p w14:paraId="0DD45006" w14:textId="5AFB2D72" w:rsidR="7F97ACB4" w:rsidRDefault="7F97ACB4" w:rsidP="7F97ACB4">
            <w:pPr>
              <w:pStyle w:val="ListParagraph"/>
              <w:spacing w:after="200" w:line="276" w:lineRule="auto"/>
              <w:ind w:left="0"/>
            </w:pPr>
            <w:r>
              <w:t>Registered at Medical Practice</w:t>
            </w:r>
          </w:p>
          <w:p w14:paraId="05F84108" w14:textId="50747B24" w:rsidR="7F97ACB4" w:rsidRDefault="7F97ACB4" w:rsidP="7F97ACB4">
            <w:pPr>
              <w:pStyle w:val="ListParagraph"/>
            </w:pPr>
          </w:p>
        </w:tc>
        <w:tc>
          <w:tcPr>
            <w:tcW w:w="4508" w:type="dxa"/>
          </w:tcPr>
          <w:p w14:paraId="03486B6D" w14:textId="1B474D8E" w:rsidR="7F97ACB4" w:rsidRDefault="64967585" w:rsidP="7F97ACB4">
            <w:pPr>
              <w:pStyle w:val="ListParagraph"/>
              <w:ind w:left="0"/>
            </w:pPr>
            <w:r>
              <w:t>The medical practice code for the surgery they have registered with</w:t>
            </w:r>
            <w:r w:rsidR="7F97ACB4">
              <w:t>.</w:t>
            </w:r>
          </w:p>
        </w:tc>
      </w:tr>
      <w:tr w:rsidR="7F97ACB4" w14:paraId="39646CD1" w14:textId="77777777" w:rsidTr="349395C9">
        <w:tc>
          <w:tcPr>
            <w:tcW w:w="4508" w:type="dxa"/>
          </w:tcPr>
          <w:p w14:paraId="0DE72655" w14:textId="27B2E2C9" w:rsidR="7F97ACB4" w:rsidRDefault="7F97ACB4" w:rsidP="7F97ACB4">
            <w:pPr>
              <w:pStyle w:val="ListParagraph"/>
              <w:ind w:left="0"/>
            </w:pPr>
            <w:r>
              <w:t>Medical Practice Post Code</w:t>
            </w:r>
          </w:p>
        </w:tc>
        <w:tc>
          <w:tcPr>
            <w:tcW w:w="4508" w:type="dxa"/>
          </w:tcPr>
          <w:p w14:paraId="4241B0BB" w14:textId="1901896F" w:rsidR="7F97ACB4" w:rsidRDefault="7F97ACB4" w:rsidP="7F97ACB4">
            <w:pPr>
              <w:pStyle w:val="ListParagraph"/>
              <w:ind w:left="0"/>
            </w:pPr>
            <w:r>
              <w:t>The postcode of the surgery to which they have been registered.</w:t>
            </w:r>
          </w:p>
        </w:tc>
      </w:tr>
    </w:tbl>
    <w:p w14:paraId="08B4F33C" w14:textId="1A752154" w:rsidR="7F97ACB4" w:rsidRDefault="7F97ACB4" w:rsidP="7F97ACB4">
      <w:pPr>
        <w:pStyle w:val="ListParagraph"/>
        <w:ind w:left="0"/>
      </w:pPr>
    </w:p>
    <w:p w14:paraId="007A93B3" w14:textId="7323EA68" w:rsidR="4B024097" w:rsidRDefault="4B024097" w:rsidP="7F97ACB4">
      <w:pPr>
        <w:pStyle w:val="ListParagraph"/>
        <w:ind w:left="0"/>
      </w:pPr>
      <w:r>
        <w:t>To update a field:</w:t>
      </w:r>
    </w:p>
    <w:p w14:paraId="194E312B" w14:textId="383626CD" w:rsidR="7F97ACB4" w:rsidRDefault="7F97ACB4" w:rsidP="7F97ACB4">
      <w:pPr>
        <w:pStyle w:val="ListParagraph"/>
        <w:ind w:left="0"/>
      </w:pPr>
    </w:p>
    <w:p w14:paraId="2A7CF3A2" w14:textId="1E659AA6" w:rsidR="4B024097" w:rsidRDefault="4B024097" w:rsidP="00E850EF">
      <w:pPr>
        <w:pStyle w:val="ListParagraph"/>
        <w:numPr>
          <w:ilvl w:val="0"/>
          <w:numId w:val="86"/>
        </w:numPr>
      </w:pPr>
      <w:r>
        <w:t>Click in the field you wish to update and add the necessary information</w:t>
      </w:r>
      <w:r w:rsidR="12EAA245">
        <w:t>.</w:t>
      </w:r>
    </w:p>
    <w:p w14:paraId="3A8ECD58" w14:textId="40450B2A" w:rsidR="4B024097" w:rsidRDefault="4B024097" w:rsidP="00E850EF">
      <w:pPr>
        <w:pStyle w:val="ListParagraph"/>
        <w:numPr>
          <w:ilvl w:val="0"/>
          <w:numId w:val="86"/>
        </w:numPr>
      </w:pPr>
      <w:r w:rsidRPr="7B64999A">
        <w:t xml:space="preserve">Click Save </w:t>
      </w:r>
      <w:r>
        <w:rPr>
          <w:noProof/>
        </w:rPr>
        <w:drawing>
          <wp:inline distT="0" distB="0" distL="0" distR="0" wp14:anchorId="01C1054E" wp14:editId="32ACBA83">
            <wp:extent cx="685800" cy="342900"/>
            <wp:effectExtent l="0" t="0" r="0" b="0"/>
            <wp:docPr id="425021934" name="image5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9.png"/>
                    <pic:cNvPicPr/>
                  </pic:nvPicPr>
                  <pic:blipFill>
                    <a:blip r:embed="rId59">
                      <a:extLst>
                        <a:ext uri="{28A0092B-C50C-407E-A947-70E740481C1C}">
                          <a14:useLocalDpi xmlns:a14="http://schemas.microsoft.com/office/drawing/2010/main" val="0"/>
                        </a:ext>
                      </a:extLst>
                    </a:blip>
                    <a:stretch>
                      <a:fillRect/>
                    </a:stretch>
                  </pic:blipFill>
                  <pic:spPr>
                    <a:xfrm>
                      <a:off x="0" y="0"/>
                      <a:ext cx="685800" cy="342900"/>
                    </a:xfrm>
                    <a:prstGeom prst="rect">
                      <a:avLst/>
                    </a:prstGeom>
                    <a:ln/>
                  </pic:spPr>
                </pic:pic>
              </a:graphicData>
            </a:graphic>
          </wp:inline>
        </w:drawing>
      </w:r>
      <w:r w:rsidRPr="7B64999A">
        <w:t xml:space="preserve"> or Save &amp; Close </w:t>
      </w:r>
      <w:r>
        <w:rPr>
          <w:noProof/>
        </w:rPr>
        <w:drawing>
          <wp:inline distT="0" distB="0" distL="0" distR="0" wp14:anchorId="48A6AA95" wp14:editId="1CDBBC5A">
            <wp:extent cx="1206500" cy="368300"/>
            <wp:effectExtent l="0" t="0" r="0" b="0"/>
            <wp:docPr id="1871118911" name="image3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60">
                      <a:extLst>
                        <a:ext uri="{28A0092B-C50C-407E-A947-70E740481C1C}">
                          <a14:useLocalDpi xmlns:a14="http://schemas.microsoft.com/office/drawing/2010/main" val="0"/>
                        </a:ext>
                      </a:extLst>
                    </a:blip>
                    <a:stretch>
                      <a:fillRect/>
                    </a:stretch>
                  </pic:blipFill>
                  <pic:spPr>
                    <a:xfrm>
                      <a:off x="0" y="0"/>
                      <a:ext cx="1206500" cy="368300"/>
                    </a:xfrm>
                    <a:prstGeom prst="rect">
                      <a:avLst/>
                    </a:prstGeom>
                    <a:ln/>
                  </pic:spPr>
                </pic:pic>
              </a:graphicData>
            </a:graphic>
          </wp:inline>
        </w:drawing>
      </w:r>
      <w:r w:rsidRPr="7B64999A">
        <w:t xml:space="preserve"> buttons in the top toolbar of the system.</w:t>
      </w:r>
    </w:p>
    <w:p w14:paraId="6A197B8F" w14:textId="1F590553" w:rsidR="4B024097" w:rsidRDefault="4B024097" w:rsidP="7F97ACB4">
      <w:r>
        <w:t xml:space="preserve">If you wish to report on these fields, you can add them to personalised views following instructions in the </w:t>
      </w:r>
      <w:hyperlink w:anchor="_Creating_personalised_System">
        <w:r w:rsidRPr="7B64999A">
          <w:rPr>
            <w:rStyle w:val="Hyperlink"/>
          </w:rPr>
          <w:t>Creating Personalised Views</w:t>
        </w:r>
      </w:hyperlink>
      <w:r>
        <w:t xml:space="preserve"> section of the Guide.</w:t>
      </w:r>
    </w:p>
    <w:p w14:paraId="42D6FF0C" w14:textId="61A6C2F4" w:rsidR="4B024097" w:rsidRDefault="4B024097" w:rsidP="7F97ACB4">
      <w:r>
        <w:t xml:space="preserve">You may also wish to </w:t>
      </w:r>
      <w:hyperlink w:anchor="_Using_Case_Notes ">
        <w:r w:rsidRPr="7B64999A">
          <w:rPr>
            <w:rStyle w:val="Hyperlink"/>
          </w:rPr>
          <w:t>add a case note</w:t>
        </w:r>
      </w:hyperlink>
      <w:r>
        <w:t xml:space="preserve"> against the individual’s record.  Please note that sensitive and medical information should not be included in the case notes. These should be added on your usual NHS systems.</w:t>
      </w:r>
    </w:p>
    <w:p w14:paraId="50F0A4E2" w14:textId="698B5E40" w:rsidR="7F97ACB4" w:rsidRDefault="7F97ACB4" w:rsidP="7F97ACB4"/>
    <w:p w14:paraId="49CCD6DE" w14:textId="653D4150" w:rsidR="001F58D1" w:rsidRDefault="001F58D1" w:rsidP="002D066B">
      <w:pPr>
        <w:pStyle w:val="Heading1"/>
        <w:pageBreakBefore/>
        <w:spacing w:after="200"/>
      </w:pPr>
      <w:bookmarkStart w:id="60" w:name="_Toc566252548"/>
      <w:r>
        <w:lastRenderedPageBreak/>
        <w:t>Re-matching</w:t>
      </w:r>
      <w:bookmarkEnd w:id="60"/>
    </w:p>
    <w:p w14:paraId="27026AA4" w14:textId="3D78650B" w:rsidR="00A70648" w:rsidRDefault="7DA65EA8" w:rsidP="00A70648">
      <w:r>
        <w:t>There will be times where households need to be</w:t>
      </w:r>
      <w:r w:rsidR="628FEC90">
        <w:t xml:space="preserve"> re-match</w:t>
      </w:r>
      <w:r>
        <w:t>ed</w:t>
      </w:r>
      <w:r w:rsidR="628FEC90">
        <w:t xml:space="preserve"> to alternative accommodation. This may be for </w:t>
      </w:r>
      <w:r w:rsidR="7E1F64A3">
        <w:t>several</w:t>
      </w:r>
      <w:r w:rsidR="628FEC90">
        <w:t xml:space="preserve"> reasons including the scheduled end of a placement; placement breakdown; and movement to be closer to friends or family – amongst other reasons.</w:t>
      </w:r>
    </w:p>
    <w:p w14:paraId="18045102" w14:textId="2B6FBF08" w:rsidR="02F628FC" w:rsidRDefault="02F628FC" w:rsidP="38CA43E2">
      <w:r w:rsidRPr="38CA43E2">
        <w:rPr>
          <w:color w:val="000000" w:themeColor="text1"/>
        </w:rPr>
        <w:t>Re-matching process is the same for individuals, irrelevant of the scheme through which they travelled to Wales.</w:t>
      </w:r>
    </w:p>
    <w:p w14:paraId="594EAEA3" w14:textId="32AED94A" w:rsidR="02F628FC" w:rsidRDefault="02F628FC" w:rsidP="4A75D40F">
      <w:pPr>
        <w:rPr>
          <w:color w:val="000000" w:themeColor="text1"/>
        </w:rPr>
      </w:pPr>
      <w:r w:rsidRPr="4A75D40F">
        <w:rPr>
          <w:color w:val="000000" w:themeColor="text1"/>
        </w:rPr>
        <w:t>The process for re-matching will depend on the nature of the re-match in question. Depending on the scenario, some elements of ‘rematching’ will be referred to as Re-assignment.  There are broadly four categories:</w:t>
      </w:r>
    </w:p>
    <w:p w14:paraId="7C6C8120" w14:textId="707E9019" w:rsidR="02F628FC" w:rsidRDefault="02F628FC" w:rsidP="38CA43E2">
      <w:pPr>
        <w:pStyle w:val="ListParagraph"/>
        <w:numPr>
          <w:ilvl w:val="0"/>
          <w:numId w:val="6"/>
        </w:numPr>
      </w:pPr>
      <w:r>
        <w:t>Re-match within the individual local authority boundary</w:t>
      </w:r>
    </w:p>
    <w:p w14:paraId="1B6891C0" w14:textId="33034E85" w:rsidR="02F628FC" w:rsidRDefault="02F628FC" w:rsidP="38CA43E2">
      <w:pPr>
        <w:pStyle w:val="ListParagraph"/>
        <w:numPr>
          <w:ilvl w:val="0"/>
          <w:numId w:val="6"/>
        </w:numPr>
      </w:pPr>
      <w:r>
        <w:t>Re-assignment across local authority boundaries but wholly within Wales</w:t>
      </w:r>
    </w:p>
    <w:p w14:paraId="793A9924" w14:textId="384701CE" w:rsidR="02F628FC" w:rsidRDefault="02F628FC" w:rsidP="38CA43E2">
      <w:pPr>
        <w:pStyle w:val="ListParagraph"/>
        <w:numPr>
          <w:ilvl w:val="0"/>
          <w:numId w:val="6"/>
        </w:numPr>
      </w:pPr>
      <w:r>
        <w:t>Cross Border Re-assignment across UK national borders (e.g., from a local authority in Wales to a local authority in England – or vice versa)</w:t>
      </w:r>
    </w:p>
    <w:p w14:paraId="3720082B" w14:textId="35FDF6C1" w:rsidR="02F628FC" w:rsidRDefault="02F628FC" w:rsidP="38CA43E2">
      <w:pPr>
        <w:pStyle w:val="ListParagraph"/>
        <w:numPr>
          <w:ilvl w:val="0"/>
          <w:numId w:val="6"/>
        </w:numPr>
      </w:pPr>
      <w:r w:rsidRPr="38CA43E2">
        <w:t>Re-match from a super sponsor route to a host across a UK national boundary.</w:t>
      </w:r>
      <w:r>
        <w:br/>
      </w:r>
      <w:r w:rsidRPr="38CA43E2">
        <w:t xml:space="preserve"> </w:t>
      </w:r>
      <w:r>
        <w:br/>
      </w:r>
    </w:p>
    <w:p w14:paraId="6816F87B" w14:textId="3F2402E6" w:rsidR="38CA43E2" w:rsidRDefault="38CA43E2" w:rsidP="38CA43E2"/>
    <w:p w14:paraId="003949F9" w14:textId="596639BE" w:rsidR="00E76901" w:rsidRDefault="00E45520" w:rsidP="009E740D">
      <w:pPr>
        <w:pStyle w:val="Heading2"/>
      </w:pPr>
      <w:bookmarkStart w:id="61" w:name="_Toc1654842023"/>
      <w:r>
        <w:t>Identifying</w:t>
      </w:r>
      <w:r w:rsidR="00E76901">
        <w:t xml:space="preserve"> a suitable host</w:t>
      </w:r>
      <w:bookmarkEnd w:id="61"/>
    </w:p>
    <w:p w14:paraId="568AB78F" w14:textId="598DBE3D" w:rsidR="00E76901" w:rsidRDefault="40E200EA" w:rsidP="00E76901">
      <w:r>
        <w:t>If you are aware of a household (individual/family/group) that requires re-matching you will need to identify a host (either via the Ukrainian themselves, through the Expression of Interest data previously shared, or via other means)</w:t>
      </w:r>
    </w:p>
    <w:p w14:paraId="6E242D53" w14:textId="77777777" w:rsidR="00471423" w:rsidRDefault="00FB000C" w:rsidP="00E76901">
      <w:r>
        <w:t xml:space="preserve">There are two possible ways to identify a </w:t>
      </w:r>
      <w:r w:rsidR="00471423">
        <w:t>possible host:</w:t>
      </w:r>
    </w:p>
    <w:p w14:paraId="367CFDBC" w14:textId="204F099B" w:rsidR="00E45520" w:rsidRPr="00967B91" w:rsidRDefault="00471423" w:rsidP="00E850EF">
      <w:pPr>
        <w:pStyle w:val="ListParagraph"/>
        <w:numPr>
          <w:ilvl w:val="0"/>
          <w:numId w:val="63"/>
        </w:numPr>
      </w:pPr>
      <w:r>
        <w:t xml:space="preserve">Review </w:t>
      </w:r>
      <w:r w:rsidR="002102AC">
        <w:t xml:space="preserve">existing sponsors that are/have hosted individuals through the Homes </w:t>
      </w:r>
      <w:r w:rsidR="002102AC" w:rsidRPr="00967B91">
        <w:t>for Ukraine Sponsor Scheme</w:t>
      </w:r>
      <w:r w:rsidR="00E45520" w:rsidRPr="00967B91">
        <w:t>. This can be done within the data platform.</w:t>
      </w:r>
      <w:r w:rsidR="00FB2BF9">
        <w:br/>
      </w:r>
    </w:p>
    <w:p w14:paraId="6FBECA31" w14:textId="5A103DE5" w:rsidR="00E27CA9" w:rsidRPr="00967B91" w:rsidRDefault="00E45520" w:rsidP="00E850EF">
      <w:pPr>
        <w:pStyle w:val="ListParagraph"/>
        <w:numPr>
          <w:ilvl w:val="0"/>
          <w:numId w:val="63"/>
        </w:numPr>
        <w:spacing w:before="100" w:beforeAutospacing="1" w:after="100" w:afterAutospacing="1"/>
        <w:ind w:left="709"/>
      </w:pPr>
      <w:r w:rsidRPr="00967B91">
        <w:t>Review those that have offered accommodation through the Super Sponsor Scheme. This will need to be done outside of the data platform using</w:t>
      </w:r>
      <w:r w:rsidR="00073F19" w:rsidRPr="00967B91">
        <w:t xml:space="preserve"> the E</w:t>
      </w:r>
      <w:r w:rsidR="00B03309" w:rsidRPr="00967B91">
        <w:t xml:space="preserve">xpressions </w:t>
      </w:r>
      <w:r w:rsidR="00073F19" w:rsidRPr="00967B91">
        <w:t>o</w:t>
      </w:r>
      <w:r w:rsidR="00B03309" w:rsidRPr="00967B91">
        <w:t xml:space="preserve">f </w:t>
      </w:r>
      <w:r w:rsidR="00073F19" w:rsidRPr="00967B91">
        <w:t>I</w:t>
      </w:r>
      <w:r w:rsidR="00B03309" w:rsidRPr="00967B91">
        <w:t>nterest</w:t>
      </w:r>
      <w:r w:rsidR="00F64575" w:rsidRPr="00967B91">
        <w:t xml:space="preserve"> shared through the</w:t>
      </w:r>
      <w:r w:rsidR="00A17F61" w:rsidRPr="00967B91">
        <w:t xml:space="preserve"> Ukraine Offer </w:t>
      </w:r>
      <w:r w:rsidR="00653258" w:rsidRPr="00967B91">
        <w:t xml:space="preserve">Tracker spreadsheet.  </w:t>
      </w:r>
      <w:r w:rsidR="00FB2BF9">
        <w:t>Access and f</w:t>
      </w:r>
      <w:r w:rsidR="002F7256">
        <w:t xml:space="preserve">urther guidance on the </w:t>
      </w:r>
      <w:hyperlink r:id="rId75">
        <w:r w:rsidR="002F7256" w:rsidRPr="12B4E8F6">
          <w:rPr>
            <w:rStyle w:val="Hyperlink"/>
          </w:rPr>
          <w:t>Offer Tracker Spreadsheet is available here.</w:t>
        </w:r>
      </w:hyperlink>
      <w:r w:rsidR="006328FC">
        <w:t xml:space="preserve">  </w:t>
      </w:r>
      <w:r w:rsidR="00B87417">
        <w:t xml:space="preserve">You will require access </w:t>
      </w:r>
      <w:r w:rsidR="009A54B3">
        <w:t xml:space="preserve">to the to the </w:t>
      </w:r>
      <w:r w:rsidR="0050758F" w:rsidRPr="00FB2BF9">
        <w:t>URD - URD - Onward Accommodation</w:t>
      </w:r>
      <w:r w:rsidR="00FB2BF9">
        <w:t xml:space="preserve"> workspace within Objective Connect to access </w:t>
      </w:r>
      <w:r w:rsidR="008718D9">
        <w:t>both the spreadsheet and guidance.</w:t>
      </w:r>
    </w:p>
    <w:p w14:paraId="4F720449" w14:textId="13CE341D" w:rsidR="00B9173D" w:rsidRDefault="0072417C" w:rsidP="009E740D">
      <w:pPr>
        <w:pStyle w:val="Heading2"/>
      </w:pPr>
      <w:bookmarkStart w:id="62" w:name="_Toc2058754996"/>
      <w:r>
        <w:lastRenderedPageBreak/>
        <w:br/>
      </w:r>
      <w:r w:rsidR="6120C5A7">
        <w:t xml:space="preserve">Re-match within the individual local authority </w:t>
      </w:r>
      <w:r w:rsidR="6E129F97">
        <w:t>boundary</w:t>
      </w:r>
      <w:bookmarkEnd w:id="62"/>
    </w:p>
    <w:p w14:paraId="0A05E075" w14:textId="665F2C03" w:rsidR="2187B822" w:rsidRDefault="2187B822" w:rsidP="4A75D40F">
      <w:pPr>
        <w:rPr>
          <w:del w:id="63" w:author="Hughes, Kate (COOG - DDAT - Digital)" w:date="2022-12-14T12:03:00Z"/>
          <w:color w:val="000000" w:themeColor="text1"/>
        </w:rPr>
      </w:pPr>
      <w:r w:rsidRPr="4A75D40F">
        <w:rPr>
          <w:color w:val="000000" w:themeColor="text1"/>
        </w:rPr>
        <w:t xml:space="preserve">If you can facilitate a local re-match, there is no need for another local authority’s agreement nor notification to the UK </w:t>
      </w:r>
      <w:proofErr w:type="spellStart"/>
      <w:r w:rsidRPr="4A75D40F">
        <w:rPr>
          <w:color w:val="000000" w:themeColor="text1"/>
        </w:rPr>
        <w:t>Government</w:t>
      </w:r>
    </w:p>
    <w:p w14:paraId="1AC74372" w14:textId="408C4AA0" w:rsidR="0072417C" w:rsidRDefault="0072417C" w:rsidP="005735AA">
      <w:r>
        <w:t>If</w:t>
      </w:r>
      <w:proofErr w:type="spellEnd"/>
      <w:r>
        <w:t xml:space="preserve"> you are able to-match with a sponsor of </w:t>
      </w:r>
      <w:r w:rsidR="000538B3">
        <w:t xml:space="preserve">another </w:t>
      </w:r>
      <w:r w:rsidR="002258DB">
        <w:t>Ukrainian household</w:t>
      </w:r>
      <w:r w:rsidR="000538B3">
        <w:t xml:space="preserve"> who has travelled under the Homes for Ukraine Scheme, you will find their details in the system and will </w:t>
      </w:r>
      <w:r w:rsidR="00622086">
        <w:t>need to link the records of both the Sponsor and the household that requires re-matching.</w:t>
      </w:r>
    </w:p>
    <w:p w14:paraId="3317ED6C" w14:textId="77777777" w:rsidR="0060400F" w:rsidRDefault="00622086" w:rsidP="0060400F">
      <w:r>
        <w:t xml:space="preserve">If you have found a suitable host from the </w:t>
      </w:r>
      <w:proofErr w:type="spellStart"/>
      <w:r>
        <w:t>EoI</w:t>
      </w:r>
      <w:proofErr w:type="spellEnd"/>
      <w:r>
        <w:t xml:space="preserve"> data generated through the Super Sponsor Scheme, you will need to undertake the following steps on the </w:t>
      </w:r>
      <w:r w:rsidR="004E524C">
        <w:t>data platform</w:t>
      </w:r>
      <w:r w:rsidR="00DA3F85">
        <w:t xml:space="preserve"> </w:t>
      </w:r>
      <w:r w:rsidR="00FF272D">
        <w:t>to</w:t>
      </w:r>
      <w:r w:rsidR="00DA3F85">
        <w:t xml:space="preserve"> record the </w:t>
      </w:r>
      <w:r w:rsidR="00DF5CAF">
        <w:t>re-match and ensure appropriate property</w:t>
      </w:r>
      <w:r w:rsidR="00E65F9C">
        <w:t xml:space="preserve">, DBS </w:t>
      </w:r>
      <w:r w:rsidR="00DF5CAF">
        <w:t>and safeguarding checks are completed</w:t>
      </w:r>
      <w:r w:rsidR="00FF272D">
        <w:t xml:space="preserve"> for the new host</w:t>
      </w:r>
      <w:r w:rsidR="00E65F9C">
        <w:t xml:space="preserve"> and where necessary </w:t>
      </w:r>
      <w:r w:rsidR="0060400F">
        <w:t>other family members living with them.</w:t>
      </w:r>
    </w:p>
    <w:p w14:paraId="2F43EE74" w14:textId="3570BD92" w:rsidR="00510D4C" w:rsidRDefault="008C4D3C" w:rsidP="00E850EF">
      <w:pPr>
        <w:pStyle w:val="ListParagraph"/>
        <w:numPr>
          <w:ilvl w:val="0"/>
          <w:numId w:val="57"/>
        </w:numPr>
      </w:pPr>
      <w:r>
        <w:t xml:space="preserve">Ensure you have </w:t>
      </w:r>
      <w:r w:rsidR="00B24550">
        <w:t xml:space="preserve">changed the </w:t>
      </w:r>
      <w:r w:rsidR="0001551E">
        <w:t xml:space="preserve">allocation status on the </w:t>
      </w:r>
      <w:r w:rsidR="00CA1E8D">
        <w:t>Ukraine Offer Tracker Spreadsheet.</w:t>
      </w:r>
      <w:r w:rsidR="00E16F22">
        <w:t xml:space="preserve"> </w:t>
      </w:r>
    </w:p>
    <w:p w14:paraId="3D8549E9" w14:textId="03C53118" w:rsidR="003E7828" w:rsidRDefault="00510D4C" w:rsidP="00E850EF">
      <w:pPr>
        <w:pStyle w:val="ListParagraph"/>
        <w:numPr>
          <w:ilvl w:val="0"/>
          <w:numId w:val="57"/>
        </w:numPr>
      </w:pPr>
      <w:r>
        <w:t>Within the Home for Ukraine Data</w:t>
      </w:r>
      <w:r w:rsidR="00795D0A">
        <w:t xml:space="preserve"> </w:t>
      </w:r>
      <w:r w:rsidR="00E91318">
        <w:t>Platform,</w:t>
      </w:r>
      <w:r w:rsidR="00967B91">
        <w:t xml:space="preserve"> </w:t>
      </w:r>
      <w:r w:rsidR="00795D0A">
        <w:t>you will need to</w:t>
      </w:r>
    </w:p>
    <w:p w14:paraId="5C492666" w14:textId="7B99C47C" w:rsidR="00DA3F85" w:rsidRDefault="00B17099" w:rsidP="00E850EF">
      <w:pPr>
        <w:pStyle w:val="ListParagraph"/>
        <w:numPr>
          <w:ilvl w:val="1"/>
          <w:numId w:val="57"/>
        </w:numPr>
      </w:pPr>
      <w:hyperlink w:anchor="_Adding_a_New" w:history="1">
        <w:r w:rsidR="00212C70" w:rsidRPr="00FF0F83">
          <w:rPr>
            <w:rStyle w:val="Hyperlink"/>
          </w:rPr>
          <w:t>Add a New Host</w:t>
        </w:r>
      </w:hyperlink>
      <w:r w:rsidR="00212C70">
        <w:t xml:space="preserve"> within the Sponsor section of the d</w:t>
      </w:r>
      <w:r w:rsidR="00DA3F85">
        <w:t>ata platform</w:t>
      </w:r>
    </w:p>
    <w:p w14:paraId="516727CD" w14:textId="7B4AE796" w:rsidR="00E65F9C" w:rsidRDefault="00B17099" w:rsidP="00E850EF">
      <w:pPr>
        <w:pStyle w:val="ListParagraph"/>
        <w:numPr>
          <w:ilvl w:val="1"/>
          <w:numId w:val="57"/>
        </w:numPr>
      </w:pPr>
      <w:hyperlink w:anchor="_Adding_Host_Addresses" w:history="1">
        <w:r w:rsidR="00E65F9C" w:rsidRPr="004143FB">
          <w:rPr>
            <w:rStyle w:val="Hyperlink"/>
          </w:rPr>
          <w:t xml:space="preserve">Add </w:t>
        </w:r>
        <w:r w:rsidR="00AE17F3" w:rsidRPr="004143FB">
          <w:rPr>
            <w:rStyle w:val="Hyperlink"/>
          </w:rPr>
          <w:t xml:space="preserve">the host </w:t>
        </w:r>
        <w:r w:rsidR="00E65F9C" w:rsidRPr="004143FB">
          <w:rPr>
            <w:rStyle w:val="Hyperlink"/>
          </w:rPr>
          <w:t>property address</w:t>
        </w:r>
      </w:hyperlink>
    </w:p>
    <w:p w14:paraId="549BF6E4" w14:textId="40AA799F" w:rsidR="00EF7571" w:rsidRDefault="00B17099" w:rsidP="00E850EF">
      <w:pPr>
        <w:pStyle w:val="ListParagraph"/>
        <w:numPr>
          <w:ilvl w:val="1"/>
          <w:numId w:val="57"/>
        </w:numPr>
      </w:pPr>
      <w:hyperlink w:anchor="_Linking_an_applicant" w:history="1">
        <w:r w:rsidR="004143FB" w:rsidRPr="007E2E34">
          <w:rPr>
            <w:rStyle w:val="Hyperlink"/>
          </w:rPr>
          <w:t>L</w:t>
        </w:r>
        <w:r w:rsidR="00EF7571" w:rsidRPr="007E2E34">
          <w:rPr>
            <w:rStyle w:val="Hyperlink"/>
          </w:rPr>
          <w:t xml:space="preserve">ink the host to the </w:t>
        </w:r>
        <w:r w:rsidR="00513889" w:rsidRPr="007E2E34">
          <w:rPr>
            <w:rStyle w:val="Hyperlink"/>
          </w:rPr>
          <w:t>applicant.</w:t>
        </w:r>
      </w:hyperlink>
    </w:p>
    <w:p w14:paraId="15AFB5A8" w14:textId="79673271" w:rsidR="004143FB" w:rsidRPr="005735AA" w:rsidRDefault="00B17099" w:rsidP="00E850EF">
      <w:pPr>
        <w:pStyle w:val="ListParagraph"/>
        <w:numPr>
          <w:ilvl w:val="1"/>
          <w:numId w:val="57"/>
        </w:numPr>
      </w:pPr>
      <w:hyperlink w:anchor="_Create_a_Household" w:history="1">
        <w:r w:rsidR="004143FB" w:rsidRPr="007E2E34">
          <w:rPr>
            <w:rStyle w:val="Hyperlink"/>
          </w:rPr>
          <w:t>Create a new tracking placement record,</w:t>
        </w:r>
      </w:hyperlink>
    </w:p>
    <w:p w14:paraId="2578504B" w14:textId="77777777" w:rsidR="005735AA" w:rsidRDefault="005735AA" w:rsidP="005735AA"/>
    <w:p w14:paraId="40D3C47E" w14:textId="3844C1BD" w:rsidR="00EB62B8" w:rsidRDefault="12A96B81" w:rsidP="009E740D">
      <w:pPr>
        <w:pStyle w:val="Heading2"/>
      </w:pPr>
      <w:bookmarkStart w:id="64" w:name="_Toc37048593"/>
      <w:r w:rsidRPr="4A75D40F">
        <w:rPr>
          <w:color w:val="000000" w:themeColor="text1"/>
        </w:rPr>
        <w:t xml:space="preserve">Re-assignment </w:t>
      </w:r>
      <w:r w:rsidR="430CC8C6">
        <w:t>across local authority boundaries but wholly within Wales</w:t>
      </w:r>
      <w:bookmarkEnd w:id="64"/>
    </w:p>
    <w:p w14:paraId="364BE69A" w14:textId="7EE633BF" w:rsidR="006A1819" w:rsidRDefault="16A1AE7A" w:rsidP="4A75D40F">
      <w:pPr>
        <w:rPr>
          <w:color w:val="000000" w:themeColor="text1"/>
        </w:rPr>
      </w:pPr>
      <w:r>
        <w:t xml:space="preserve">The key difference between </w:t>
      </w:r>
      <w:r w:rsidR="137745EC">
        <w:t>matching and</w:t>
      </w:r>
      <w:r>
        <w:t xml:space="preserve"> this process is the need for local authorit</w:t>
      </w:r>
      <w:r w:rsidR="4725DB83">
        <w:t xml:space="preserve">ies </w:t>
      </w:r>
      <w:r>
        <w:t>to get the agreement of the onward destination local authority before processing the transfer on the Ukraine Data Platform.</w:t>
      </w:r>
      <w:r w:rsidR="7C9D7C83">
        <w:t xml:space="preserve"> </w:t>
      </w:r>
      <w:r w:rsidR="5E635FAC" w:rsidRPr="4A75D40F">
        <w:rPr>
          <w:color w:val="000000" w:themeColor="text1"/>
        </w:rPr>
        <w:t>The Ukraine Data Platform does not permit full access to all records for every local authority. Only the records of those linked to an area can be viewed by the relevant local authority. Therefore, if a visa holder moves to a new local authority a re-assignment process must take place to ensure data transfers appropriately.</w:t>
      </w:r>
    </w:p>
    <w:p w14:paraId="01AD173A" w14:textId="4D309DB0" w:rsidR="006A1819" w:rsidRDefault="35EAC650" w:rsidP="006A1819">
      <w:r>
        <w:t xml:space="preserve">You will also need to export any data required about the specific </w:t>
      </w:r>
      <w:r w:rsidR="4725DB83">
        <w:t>Ukrainian</w:t>
      </w:r>
      <w:r>
        <w:t xml:space="preserve"> household moving out of their area</w:t>
      </w:r>
      <w:r w:rsidR="3CE6F64E">
        <w:t xml:space="preserve"> to ensure you do not </w:t>
      </w:r>
      <w:r w:rsidR="17FF1561">
        <w:t>lose</w:t>
      </w:r>
      <w:r w:rsidR="3CE6F64E">
        <w:t xml:space="preserve"> access to the information before </w:t>
      </w:r>
      <w:r w:rsidR="4725DB83">
        <w:t>transferring records to the new local authority.</w:t>
      </w:r>
    </w:p>
    <w:p w14:paraId="6797F6DE" w14:textId="2BBFC1A6" w:rsidR="008B276B" w:rsidRPr="005C7D0E" w:rsidRDefault="008B276B" w:rsidP="006A1819">
      <w:r>
        <w:t xml:space="preserve">Once the re-match has been agreed between both local authorities, </w:t>
      </w:r>
      <w:r w:rsidRPr="00C223CB">
        <w:rPr>
          <w:b/>
          <w:bCs/>
        </w:rPr>
        <w:t xml:space="preserve">the original </w:t>
      </w:r>
      <w:r w:rsidR="00C223CB" w:rsidRPr="00C223CB">
        <w:rPr>
          <w:b/>
          <w:bCs/>
        </w:rPr>
        <w:t>local authority</w:t>
      </w:r>
      <w:r w:rsidR="00C223CB">
        <w:t xml:space="preserve"> (where a household is already placed) </w:t>
      </w:r>
      <w:r>
        <w:t>will need to:</w:t>
      </w:r>
    </w:p>
    <w:p w14:paraId="0CA15F87" w14:textId="0E8851ED" w:rsidR="007C6F68" w:rsidRDefault="00B17099" w:rsidP="00E850EF">
      <w:pPr>
        <w:pStyle w:val="ListParagraph"/>
        <w:numPr>
          <w:ilvl w:val="0"/>
          <w:numId w:val="59"/>
        </w:numPr>
      </w:pPr>
      <w:hyperlink w:anchor="_Creating_personalised_System" w:history="1">
        <w:r w:rsidR="00C223CB" w:rsidRPr="007E2E34">
          <w:rPr>
            <w:rStyle w:val="Hyperlink"/>
          </w:rPr>
          <w:t>C</w:t>
        </w:r>
        <w:r w:rsidR="007C6F68" w:rsidRPr="007E2E34">
          <w:rPr>
            <w:rStyle w:val="Hyperlink"/>
          </w:rPr>
          <w:t>reate a system vi</w:t>
        </w:r>
        <w:r w:rsidR="000A288F" w:rsidRPr="007E2E34">
          <w:rPr>
            <w:rStyle w:val="Hyperlink"/>
          </w:rPr>
          <w:t>ew</w:t>
        </w:r>
      </w:hyperlink>
      <w:r w:rsidR="007C3DB0" w:rsidRPr="005C7D0E">
        <w:t xml:space="preserve"> of the names </w:t>
      </w:r>
      <w:r w:rsidR="007A4A8B" w:rsidRPr="005C7D0E">
        <w:t>within the household transferring</w:t>
      </w:r>
      <w:r w:rsidR="001D4160" w:rsidRPr="005C7D0E">
        <w:t xml:space="preserve"> and </w:t>
      </w:r>
      <w:r w:rsidR="00EB294E">
        <w:t xml:space="preserve">all required fields and </w:t>
      </w:r>
      <w:r w:rsidR="001D4160" w:rsidRPr="005C7D0E">
        <w:t>export the data</w:t>
      </w:r>
      <w:r w:rsidR="00815468">
        <w:t xml:space="preserve"> to Excel.</w:t>
      </w:r>
    </w:p>
    <w:p w14:paraId="780136F4" w14:textId="64ABBED6" w:rsidR="00203FB8" w:rsidRDefault="00B17099" w:rsidP="00E850EF">
      <w:pPr>
        <w:pStyle w:val="ListParagraph"/>
        <w:numPr>
          <w:ilvl w:val="0"/>
          <w:numId w:val="59"/>
        </w:numPr>
      </w:pPr>
      <w:hyperlink w:anchor="_Closing_a_placement" w:history="1">
        <w:r w:rsidR="00203FB8" w:rsidRPr="007571E7">
          <w:rPr>
            <w:rStyle w:val="Hyperlink"/>
          </w:rPr>
          <w:t>Close the existing placement tracking record</w:t>
        </w:r>
      </w:hyperlink>
      <w:r w:rsidR="00C670DE">
        <w:t xml:space="preserve"> </w:t>
      </w:r>
      <w:r w:rsidR="00211994">
        <w:t>completing the Move on Reason and placement end date.</w:t>
      </w:r>
    </w:p>
    <w:p w14:paraId="75C6CF57" w14:textId="04852C40" w:rsidR="00D5010D" w:rsidRDefault="00D23348" w:rsidP="00E850EF">
      <w:pPr>
        <w:pStyle w:val="ListParagraph"/>
        <w:numPr>
          <w:ilvl w:val="0"/>
          <w:numId w:val="59"/>
        </w:numPr>
      </w:pPr>
      <w:r>
        <w:t xml:space="preserve">To assign them to the new local authority, </w:t>
      </w:r>
      <w:hyperlink w:anchor="_Creating_a_new" w:history="1">
        <w:r w:rsidRPr="007571E7">
          <w:rPr>
            <w:rStyle w:val="Hyperlink"/>
          </w:rPr>
          <w:t>c</w:t>
        </w:r>
        <w:r w:rsidR="00EB294E" w:rsidRPr="007571E7">
          <w:rPr>
            <w:rStyle w:val="Hyperlink"/>
          </w:rPr>
          <w:t xml:space="preserve">reate a new </w:t>
        </w:r>
        <w:r w:rsidR="008D4C1A" w:rsidRPr="007571E7">
          <w:rPr>
            <w:rStyle w:val="Hyperlink"/>
          </w:rPr>
          <w:t xml:space="preserve">household </w:t>
        </w:r>
        <w:r w:rsidR="00EB294E" w:rsidRPr="007571E7">
          <w:rPr>
            <w:rStyle w:val="Hyperlink"/>
          </w:rPr>
          <w:t>placement tracking record</w:t>
        </w:r>
      </w:hyperlink>
      <w:r w:rsidR="00136101">
        <w:t xml:space="preserve">. Ensure you </w:t>
      </w:r>
      <w:r w:rsidR="00EB294E">
        <w:t xml:space="preserve">detail the </w:t>
      </w:r>
      <w:r w:rsidR="000861EE">
        <w:t xml:space="preserve">name and address of the new host within </w:t>
      </w:r>
      <w:r w:rsidR="006F197F">
        <w:t>the address field and assign it to the new local authority by adding them into the ‘</w:t>
      </w:r>
      <w:r w:rsidR="00136101">
        <w:t>Local Authority’ field within the placement tracking form.</w:t>
      </w:r>
      <w:r w:rsidR="007367C3">
        <w:t xml:space="preserve">  </w:t>
      </w:r>
    </w:p>
    <w:p w14:paraId="4850180D" w14:textId="3ED468D7" w:rsidR="007367C3" w:rsidRDefault="00D5010D" w:rsidP="00E850EF">
      <w:pPr>
        <w:pStyle w:val="ListParagraph"/>
        <w:numPr>
          <w:ilvl w:val="0"/>
          <w:numId w:val="59"/>
        </w:numPr>
      </w:pPr>
      <w:r>
        <w:t>S</w:t>
      </w:r>
      <w:r w:rsidR="007367C3">
        <w:t>ave th</w:t>
      </w:r>
      <w:r>
        <w:t xml:space="preserve">e placement tracking record.  </w:t>
      </w:r>
      <w:r w:rsidRPr="00D5010D">
        <w:rPr>
          <w:b/>
          <w:bCs/>
        </w:rPr>
        <w:t xml:space="preserve">At this point </w:t>
      </w:r>
      <w:r w:rsidR="008D4C1A" w:rsidRPr="00D5010D">
        <w:rPr>
          <w:b/>
          <w:bCs/>
        </w:rPr>
        <w:t xml:space="preserve">all information will transfer over to the new local authority and you will </w:t>
      </w:r>
      <w:r w:rsidR="006A3603" w:rsidRPr="00D5010D">
        <w:rPr>
          <w:b/>
          <w:bCs/>
        </w:rPr>
        <w:t>lose</w:t>
      </w:r>
      <w:r w:rsidR="008D4C1A" w:rsidRPr="00D5010D">
        <w:rPr>
          <w:b/>
          <w:bCs/>
        </w:rPr>
        <w:t xml:space="preserve"> access to th</w:t>
      </w:r>
      <w:r w:rsidR="006A3603" w:rsidRPr="00D5010D">
        <w:rPr>
          <w:b/>
          <w:bCs/>
        </w:rPr>
        <w:t>e record(s).</w:t>
      </w:r>
    </w:p>
    <w:p w14:paraId="4A670C66" w14:textId="566AA616" w:rsidR="006A3603" w:rsidRDefault="00BC5FE5" w:rsidP="00E850EF">
      <w:pPr>
        <w:pStyle w:val="ListParagraph"/>
        <w:numPr>
          <w:ilvl w:val="0"/>
          <w:numId w:val="59"/>
        </w:numPr>
      </w:pPr>
      <w:r>
        <w:t>Inform</w:t>
      </w:r>
      <w:r w:rsidR="006A3603">
        <w:t xml:space="preserve"> the new local authority </w:t>
      </w:r>
      <w:r>
        <w:t xml:space="preserve">the </w:t>
      </w:r>
      <w:r w:rsidR="006A3603">
        <w:t>records have been transferred across</w:t>
      </w:r>
      <w:r>
        <w:t>.</w:t>
      </w:r>
    </w:p>
    <w:p w14:paraId="4326D67D" w14:textId="670D2CD9" w:rsidR="003235B9" w:rsidRDefault="00D5010D" w:rsidP="00157231">
      <w:pPr>
        <w:ind w:left="360"/>
        <w:rPr>
          <w:b/>
          <w:bCs/>
        </w:rPr>
      </w:pPr>
      <w:r>
        <w:br/>
      </w:r>
      <w:r w:rsidR="00C91B54">
        <w:t>T</w:t>
      </w:r>
      <w:r w:rsidR="00157231">
        <w:t xml:space="preserve">he </w:t>
      </w:r>
      <w:r w:rsidR="00157231" w:rsidRPr="00157231">
        <w:rPr>
          <w:b/>
          <w:bCs/>
        </w:rPr>
        <w:t>new local authority</w:t>
      </w:r>
      <w:r w:rsidR="00157231">
        <w:rPr>
          <w:b/>
          <w:bCs/>
        </w:rPr>
        <w:t xml:space="preserve"> needs </w:t>
      </w:r>
      <w:r w:rsidR="00E84B16">
        <w:rPr>
          <w:b/>
          <w:bCs/>
        </w:rPr>
        <w:t>to</w:t>
      </w:r>
      <w:r w:rsidR="00C91B54">
        <w:rPr>
          <w:b/>
          <w:bCs/>
        </w:rPr>
        <w:t>:</w:t>
      </w:r>
    </w:p>
    <w:p w14:paraId="284BE68A" w14:textId="2A262B84" w:rsidR="00C91B54" w:rsidRDefault="00B17099" w:rsidP="00E850EF">
      <w:pPr>
        <w:pStyle w:val="ListParagraph"/>
        <w:numPr>
          <w:ilvl w:val="0"/>
          <w:numId w:val="60"/>
        </w:numPr>
      </w:pPr>
      <w:hyperlink w:anchor="_Adding_a_New">
        <w:r w:rsidR="00C91B54" w:rsidRPr="42E72034">
          <w:rPr>
            <w:rStyle w:val="Hyperlink"/>
          </w:rPr>
          <w:t>Add a New Host</w:t>
        </w:r>
      </w:hyperlink>
      <w:r w:rsidR="00C91B54">
        <w:t xml:space="preserve"> within the Sponsor section of the data platform</w:t>
      </w:r>
    </w:p>
    <w:p w14:paraId="520853C8" w14:textId="580FAB38" w:rsidR="009F3893" w:rsidRDefault="00B17099" w:rsidP="00E850EF">
      <w:pPr>
        <w:pStyle w:val="ListParagraph"/>
        <w:numPr>
          <w:ilvl w:val="0"/>
          <w:numId w:val="60"/>
        </w:numPr>
      </w:pPr>
      <w:hyperlink w:anchor="_Adding_Host_Addresses" w:history="1">
        <w:r w:rsidR="00C91B54" w:rsidRPr="005C257C">
          <w:rPr>
            <w:rStyle w:val="Hyperlink"/>
          </w:rPr>
          <w:t xml:space="preserve">Add </w:t>
        </w:r>
        <w:r w:rsidR="00AE17F3" w:rsidRPr="005C257C">
          <w:rPr>
            <w:rStyle w:val="Hyperlink"/>
          </w:rPr>
          <w:t xml:space="preserve">the host </w:t>
        </w:r>
        <w:r w:rsidR="00C91B54" w:rsidRPr="005C257C">
          <w:rPr>
            <w:rStyle w:val="Hyperlink"/>
          </w:rPr>
          <w:t>property address</w:t>
        </w:r>
      </w:hyperlink>
    </w:p>
    <w:p w14:paraId="2D9F9A31" w14:textId="5D4A9C31" w:rsidR="00BF28DB" w:rsidRDefault="005E02BF" w:rsidP="00E850EF">
      <w:pPr>
        <w:pStyle w:val="ListParagraph"/>
        <w:numPr>
          <w:ilvl w:val="0"/>
          <w:numId w:val="60"/>
        </w:numPr>
      </w:pPr>
      <w:r>
        <w:t>Completing necessary checks on the host updating</w:t>
      </w:r>
      <w:hyperlink w:anchor="_Using_Case_Notes">
        <w:r w:rsidR="00BF28DB" w:rsidRPr="42E72034">
          <w:rPr>
            <w:rStyle w:val="Hyperlink"/>
          </w:rPr>
          <w:t xml:space="preserve"> Case Notes and Check boxes</w:t>
        </w:r>
      </w:hyperlink>
      <w:r w:rsidR="00BF28DB">
        <w:t xml:space="preserve"> </w:t>
      </w:r>
      <w:r w:rsidR="00D5010D">
        <w:t>during the process</w:t>
      </w:r>
      <w:r w:rsidR="00C33AD9">
        <w:t>.</w:t>
      </w:r>
    </w:p>
    <w:p w14:paraId="3700A0EE" w14:textId="558DA2EB" w:rsidR="00C91B54" w:rsidRDefault="00B17099" w:rsidP="00E850EF">
      <w:pPr>
        <w:pStyle w:val="ListParagraph"/>
        <w:numPr>
          <w:ilvl w:val="0"/>
          <w:numId w:val="60"/>
        </w:numPr>
      </w:pPr>
      <w:hyperlink w:anchor="_Create_a_Household" w:history="1">
        <w:r w:rsidR="009A1C83" w:rsidRPr="005C257C">
          <w:rPr>
            <w:rStyle w:val="Hyperlink"/>
          </w:rPr>
          <w:t>Add the host into the placement tracking record</w:t>
        </w:r>
      </w:hyperlink>
      <w:r w:rsidR="009A1C83">
        <w:t xml:space="preserve"> for the household </w:t>
      </w:r>
      <w:r w:rsidR="00F437BC">
        <w:t>using</w:t>
      </w:r>
      <w:r w:rsidR="00F7124D">
        <w:t xml:space="preserve"> the Host Sponsor field</w:t>
      </w:r>
      <w:r w:rsidR="009A1C83">
        <w:t>.</w:t>
      </w:r>
    </w:p>
    <w:p w14:paraId="2C618D25" w14:textId="57DB1732" w:rsidR="00C33AD9" w:rsidRPr="005735AA" w:rsidRDefault="00C33AD9" w:rsidP="00E850EF">
      <w:pPr>
        <w:pStyle w:val="ListParagraph"/>
        <w:numPr>
          <w:ilvl w:val="0"/>
          <w:numId w:val="60"/>
        </w:numPr>
      </w:pPr>
      <w:r>
        <w:t xml:space="preserve">Once the host has confirmed the move has taken place, complete the </w:t>
      </w:r>
      <w:r w:rsidR="007B735E">
        <w:t>finance section</w:t>
      </w:r>
      <w:r w:rsidR="00A404FD">
        <w:t xml:space="preserve"> of the host record</w:t>
      </w:r>
      <w:r w:rsidR="00305FBB">
        <w:t>.</w:t>
      </w:r>
    </w:p>
    <w:p w14:paraId="4D9FF522" w14:textId="40641E25" w:rsidR="00D5010D" w:rsidRPr="00E64676" w:rsidRDefault="00F7249B" w:rsidP="009E740D">
      <w:pPr>
        <w:pStyle w:val="Heading2"/>
      </w:pPr>
      <w:bookmarkStart w:id="65" w:name="_Toc403091169"/>
      <w:r>
        <w:br/>
      </w:r>
      <w:r w:rsidR="36365036" w:rsidRPr="4A75D40F">
        <w:rPr>
          <w:color w:val="000000" w:themeColor="text1"/>
        </w:rPr>
        <w:t>Cross Border Re-assignment</w:t>
      </w:r>
      <w:r w:rsidR="28FC1B01" w:rsidRPr="4A75D40F">
        <w:rPr>
          <w:sz w:val="40"/>
          <w:szCs w:val="40"/>
        </w:rPr>
        <w:t xml:space="preserve"> </w:t>
      </w:r>
      <w:r w:rsidR="28FC1B01">
        <w:t xml:space="preserve">across UK national borders </w:t>
      </w:r>
      <w:r w:rsidR="43677766">
        <w:t>(either Scheme)</w:t>
      </w:r>
      <w:bookmarkEnd w:id="65"/>
    </w:p>
    <w:p w14:paraId="2DFEC36F" w14:textId="574BC9D6" w:rsidR="00D5010D" w:rsidRPr="002F7919" w:rsidRDefault="00FC15A2" w:rsidP="006A3603">
      <w:r w:rsidRPr="002F7919">
        <w:t>Where a Ukrainian wishes to move from or to Wales</w:t>
      </w:r>
      <w:r w:rsidR="00DD38DE" w:rsidRPr="002F7919">
        <w:t>,</w:t>
      </w:r>
      <w:r w:rsidRPr="002F7919">
        <w:t xml:space="preserve"> to another country within the UK</w:t>
      </w:r>
      <w:r w:rsidR="005D3019" w:rsidRPr="002F7919">
        <w:t xml:space="preserve"> and </w:t>
      </w:r>
      <w:r w:rsidR="00913FCC" w:rsidRPr="002F7919">
        <w:t>agreement has been reached between both local authorities</w:t>
      </w:r>
      <w:r w:rsidR="00107F46" w:rsidRPr="002F7919">
        <w:t xml:space="preserve">, </w:t>
      </w:r>
      <w:r w:rsidR="00AF7EB3" w:rsidRPr="002F7919">
        <w:t xml:space="preserve">the way to capture that within the system is </w:t>
      </w:r>
      <w:r w:rsidR="00F82F09" w:rsidRPr="002F7919">
        <w:t>straight forward.</w:t>
      </w:r>
      <w:r w:rsidR="00E018C8">
        <w:t xml:space="preserve">  The process of recording this in the data platform is the same, irrelevant of the scheme they are transferring from.</w:t>
      </w:r>
    </w:p>
    <w:p w14:paraId="2E6FDB7F" w14:textId="2114DFD3" w:rsidR="00F82F09" w:rsidRPr="000F5C29" w:rsidRDefault="497A9AC9" w:rsidP="009E740D">
      <w:pPr>
        <w:pStyle w:val="Heading3"/>
      </w:pPr>
      <w:bookmarkStart w:id="66" w:name="_Toc1445427336"/>
      <w:r>
        <w:t xml:space="preserve">If the person is leaving </w:t>
      </w:r>
      <w:r w:rsidR="5123B76B">
        <w:t>Wales</w:t>
      </w:r>
      <w:bookmarkEnd w:id="66"/>
    </w:p>
    <w:p w14:paraId="3DF89E42" w14:textId="05140DD4" w:rsidR="628D8B2A" w:rsidRDefault="628D8B2A" w:rsidP="4A75D40F">
      <w:pPr>
        <w:pStyle w:val="ListParagraph"/>
        <w:numPr>
          <w:ilvl w:val="0"/>
          <w:numId w:val="5"/>
        </w:numPr>
        <w:rPr>
          <w:color w:val="000000" w:themeColor="text1"/>
        </w:rPr>
      </w:pPr>
      <w:r w:rsidRPr="4A75D40F">
        <w:rPr>
          <w:color w:val="000000" w:themeColor="text1"/>
        </w:rPr>
        <w:t xml:space="preserve">Establish the location within the UK where the Ukrainian has identified the new host </w:t>
      </w:r>
    </w:p>
    <w:p w14:paraId="325CDE77" w14:textId="606805B2" w:rsidR="628D8B2A" w:rsidRDefault="628D8B2A" w:rsidP="4A75D40F">
      <w:pPr>
        <w:pStyle w:val="ListParagraph"/>
        <w:numPr>
          <w:ilvl w:val="0"/>
          <w:numId w:val="5"/>
        </w:numPr>
        <w:rPr>
          <w:color w:val="000000" w:themeColor="text1"/>
        </w:rPr>
      </w:pPr>
      <w:r w:rsidRPr="4A75D40F">
        <w:rPr>
          <w:color w:val="000000" w:themeColor="text1"/>
        </w:rPr>
        <w:t xml:space="preserve">Contact the Case Management Team </w:t>
      </w:r>
      <w:hyperlink r:id="rId76">
        <w:r w:rsidRPr="4A75D40F">
          <w:rPr>
            <w:rStyle w:val="Hyperlink"/>
          </w:rPr>
          <w:t>casemanagementteam@cardiff.gov.uk</w:t>
        </w:r>
      </w:hyperlink>
      <w:r w:rsidRPr="4A75D40F">
        <w:rPr>
          <w:color w:val="000000" w:themeColor="text1"/>
        </w:rPr>
        <w:t xml:space="preserve"> with all relevant details of the transfer request </w:t>
      </w:r>
    </w:p>
    <w:p w14:paraId="1BFC6E62" w14:textId="4EE133D6" w:rsidR="628D8B2A" w:rsidRDefault="628D8B2A" w:rsidP="4A75D40F">
      <w:pPr>
        <w:pStyle w:val="ListParagraph"/>
        <w:numPr>
          <w:ilvl w:val="0"/>
          <w:numId w:val="5"/>
        </w:numPr>
        <w:rPr>
          <w:color w:val="000000" w:themeColor="text1"/>
        </w:rPr>
      </w:pPr>
      <w:r w:rsidRPr="4A75D40F">
        <w:rPr>
          <w:color w:val="000000" w:themeColor="text1"/>
        </w:rPr>
        <w:t xml:space="preserve">The Case Management Team will contact the onward Local Authority and submit the request via Foundry, if accepted they will confirm back to the Welsh Local Authority once Foundry has been updated </w:t>
      </w:r>
    </w:p>
    <w:p w14:paraId="2E0055C1" w14:textId="1802794D" w:rsidR="628D8B2A" w:rsidRDefault="628D8B2A" w:rsidP="4A75D40F">
      <w:pPr>
        <w:pStyle w:val="ListParagraph"/>
        <w:numPr>
          <w:ilvl w:val="0"/>
          <w:numId w:val="5"/>
        </w:numPr>
        <w:rPr>
          <w:color w:val="000000" w:themeColor="text1"/>
        </w:rPr>
      </w:pPr>
      <w:r w:rsidRPr="4A75D40F">
        <w:rPr>
          <w:color w:val="000000" w:themeColor="text1"/>
        </w:rPr>
        <w:lastRenderedPageBreak/>
        <w:t xml:space="preserve">Ensure the </w:t>
      </w:r>
      <w:hyperlink r:id="rId77" w:anchor="_Using_Case_Notes">
        <w:r w:rsidRPr="4A75D40F">
          <w:rPr>
            <w:rStyle w:val="Hyperlink"/>
          </w:rPr>
          <w:t>case notes</w:t>
        </w:r>
      </w:hyperlink>
      <w:r w:rsidRPr="4A75D40F">
        <w:rPr>
          <w:color w:val="000000" w:themeColor="text1"/>
        </w:rPr>
        <w:t xml:space="preserve"> record that the onward destination local authority has agreed to the transfer.</w:t>
      </w:r>
    </w:p>
    <w:p w14:paraId="0371C2C6" w14:textId="51038B8C" w:rsidR="628D8B2A" w:rsidRDefault="00B17099" w:rsidP="4A75D40F">
      <w:pPr>
        <w:pStyle w:val="ListParagraph"/>
        <w:numPr>
          <w:ilvl w:val="0"/>
          <w:numId w:val="5"/>
        </w:numPr>
        <w:rPr>
          <w:color w:val="000000" w:themeColor="text1"/>
        </w:rPr>
      </w:pPr>
      <w:hyperlink r:id="rId78" w:anchor="_Closing_a_placement">
        <w:r w:rsidR="628D8B2A" w:rsidRPr="4A75D40F">
          <w:rPr>
            <w:rStyle w:val="Hyperlink"/>
          </w:rPr>
          <w:t>Close the placement record</w:t>
        </w:r>
      </w:hyperlink>
      <w:r w:rsidR="628D8B2A" w:rsidRPr="4A75D40F">
        <w:rPr>
          <w:color w:val="000000" w:themeColor="text1"/>
        </w:rPr>
        <w:t xml:space="preserve"> of the household’s existing placement.</w:t>
      </w:r>
    </w:p>
    <w:p w14:paraId="45936BE3" w14:textId="3C06BAE7" w:rsidR="628D8B2A" w:rsidRDefault="00B17099" w:rsidP="4A75D40F">
      <w:pPr>
        <w:pStyle w:val="ListParagraph"/>
        <w:numPr>
          <w:ilvl w:val="0"/>
          <w:numId w:val="5"/>
        </w:numPr>
        <w:rPr>
          <w:color w:val="000000" w:themeColor="text1"/>
        </w:rPr>
      </w:pPr>
      <w:hyperlink r:id="rId79" w:anchor="_Creating_a_new">
        <w:r w:rsidR="628D8B2A" w:rsidRPr="4A75D40F">
          <w:rPr>
            <w:rStyle w:val="Hyperlink"/>
          </w:rPr>
          <w:t>Create a new placement record</w:t>
        </w:r>
      </w:hyperlink>
      <w:r w:rsidR="628D8B2A" w:rsidRPr="4A75D40F">
        <w:rPr>
          <w:color w:val="000000" w:themeColor="text1"/>
        </w:rPr>
        <w:t xml:space="preserve"> providing their new cross border address and date of transfer. If this is not possible, add the country to which they are moving to.</w:t>
      </w:r>
    </w:p>
    <w:p w14:paraId="5434C931" w14:textId="36213230" w:rsidR="628D8B2A" w:rsidRDefault="628D8B2A" w:rsidP="4A75D40F">
      <w:pPr>
        <w:pStyle w:val="ListParagraph"/>
        <w:numPr>
          <w:ilvl w:val="0"/>
          <w:numId w:val="5"/>
        </w:numPr>
        <w:rPr>
          <w:color w:val="000000" w:themeColor="text1"/>
        </w:rPr>
      </w:pPr>
      <w:r w:rsidRPr="4A75D40F">
        <w:rPr>
          <w:color w:val="000000" w:themeColor="text1"/>
        </w:rPr>
        <w:t xml:space="preserve">Select either (England), (Northern Ireland) or (Outside of UK) within the Local Authority mandatory field. </w:t>
      </w:r>
    </w:p>
    <w:p w14:paraId="5B811E69" w14:textId="11B77590" w:rsidR="628D8B2A" w:rsidRDefault="628D8B2A" w:rsidP="4A75D40F">
      <w:pPr>
        <w:rPr>
          <w:b/>
          <w:bCs/>
          <w:color w:val="000000" w:themeColor="text1"/>
        </w:rPr>
      </w:pPr>
      <w:r w:rsidRPr="4A75D40F">
        <w:rPr>
          <w:b/>
          <w:bCs/>
          <w:color w:val="000000" w:themeColor="text1"/>
        </w:rPr>
        <w:t>Scotland does not currently use Foundry so this process will not be applicable to those who are requesting to leave the country to live in Scotland.</w:t>
      </w:r>
    </w:p>
    <w:p w14:paraId="654F81EB" w14:textId="198F1D00" w:rsidR="628D8B2A" w:rsidRDefault="628D8B2A" w:rsidP="4A75D40F">
      <w:pPr>
        <w:rPr>
          <w:color w:val="000000" w:themeColor="text1"/>
        </w:rPr>
      </w:pPr>
      <w:r w:rsidRPr="4A75D40F">
        <w:rPr>
          <w:color w:val="000000" w:themeColor="text1"/>
        </w:rPr>
        <w:t xml:space="preserve">Selecting (England), (Northern Ireland), or (Outside of UK) ensures you can correctly assign an individual when they have moved outside of Wales and remove the records from your local authority view. However, it will </w:t>
      </w:r>
      <w:r w:rsidRPr="4A75D40F">
        <w:rPr>
          <w:color w:val="000000" w:themeColor="text1"/>
          <w:u w:val="single"/>
        </w:rPr>
        <w:t>not</w:t>
      </w:r>
      <w:r w:rsidRPr="4A75D40F">
        <w:rPr>
          <w:color w:val="000000" w:themeColor="text1"/>
        </w:rPr>
        <w:t xml:space="preserve"> transfer records out of the data platform to cross border systems.  Updating cross border systems such as Foundry will be completed separately by the case management team.</w:t>
      </w:r>
    </w:p>
    <w:p w14:paraId="22510FC2" w14:textId="1C439F16" w:rsidR="38CA43E2" w:rsidRDefault="38CA43E2" w:rsidP="38CA43E2"/>
    <w:p w14:paraId="3A2FEB17" w14:textId="5B5CB04F" w:rsidR="0009053D" w:rsidRDefault="006F5F01" w:rsidP="38CA43E2">
      <w:pPr>
        <w:pStyle w:val="Heading3"/>
      </w:pPr>
      <w:bookmarkStart w:id="67" w:name="_Toc113713360"/>
      <w:r>
        <w:br/>
      </w:r>
      <w:r w:rsidR="04F35156">
        <w:t>If the person is moving into Wales</w:t>
      </w:r>
      <w:r w:rsidR="21843AC2">
        <w:t xml:space="preserve"> with advanced notice </w:t>
      </w:r>
      <w:bookmarkEnd w:id="67"/>
    </w:p>
    <w:p w14:paraId="0A265382" w14:textId="18BEAFB7" w:rsidR="00F5265C" w:rsidRPr="00AE5C1F" w:rsidRDefault="21843AC2" w:rsidP="4A75D40F">
      <w:pPr>
        <w:rPr>
          <w:color w:val="000000" w:themeColor="text1"/>
        </w:rPr>
      </w:pPr>
      <w:r w:rsidRPr="4A75D40F">
        <w:rPr>
          <w:color w:val="000000" w:themeColor="text1"/>
        </w:rPr>
        <w:t>These are requests sent for re-assignment to Wales via Foundry with notice prior to any travel arrangements being made.</w:t>
      </w:r>
    </w:p>
    <w:p w14:paraId="18B0AB51" w14:textId="7AC75645" w:rsidR="00F5265C" w:rsidRPr="00AE5C1F" w:rsidRDefault="21843AC2" w:rsidP="4A75D40F">
      <w:pPr>
        <w:rPr>
          <w:color w:val="000000" w:themeColor="text1"/>
        </w:rPr>
      </w:pPr>
      <w:r w:rsidRPr="4A75D40F">
        <w:rPr>
          <w:color w:val="000000" w:themeColor="text1"/>
        </w:rPr>
        <w:t>When a local authority from outside of Wales sends a re-assignment request to Wales via Foundry, the Case Management Team will receive and discuss the request with the relevant Welsh Local Authority. If the Welsh Local Authority accepts the process will be as follows:</w:t>
      </w:r>
    </w:p>
    <w:p w14:paraId="364936DC" w14:textId="07A19412" w:rsidR="00F5265C" w:rsidRPr="00AE5C1F" w:rsidRDefault="21843AC2" w:rsidP="38CA43E2">
      <w:r>
        <w:t xml:space="preserve"> </w:t>
      </w:r>
    </w:p>
    <w:p w14:paraId="44DEFA72" w14:textId="4C03C973" w:rsidR="00F5265C" w:rsidRPr="00AE5C1F" w:rsidRDefault="21843AC2" w:rsidP="4A75D40F">
      <w:pPr>
        <w:pStyle w:val="ListParagraph"/>
        <w:numPr>
          <w:ilvl w:val="0"/>
          <w:numId w:val="4"/>
        </w:numPr>
        <w:rPr>
          <w:color w:val="000000" w:themeColor="text1"/>
        </w:rPr>
      </w:pPr>
      <w:r w:rsidRPr="4A75D40F">
        <w:rPr>
          <w:color w:val="000000" w:themeColor="text1"/>
        </w:rPr>
        <w:t xml:space="preserve">The Case Management Team will accept the request on Foundry and gain access to the data </w:t>
      </w:r>
    </w:p>
    <w:p w14:paraId="746F51E2" w14:textId="5CA2C550" w:rsidR="00F5265C" w:rsidRPr="00AE5C1F" w:rsidRDefault="21843AC2" w:rsidP="4A75D40F">
      <w:pPr>
        <w:pStyle w:val="ListParagraph"/>
        <w:numPr>
          <w:ilvl w:val="0"/>
          <w:numId w:val="4"/>
        </w:numPr>
        <w:rPr>
          <w:color w:val="000000" w:themeColor="text1"/>
        </w:rPr>
      </w:pPr>
      <w:r w:rsidRPr="4A75D40F">
        <w:rPr>
          <w:color w:val="000000" w:themeColor="text1"/>
        </w:rPr>
        <w:t xml:space="preserve">The data will flow into the Ukraine Data Platform – please note there may be a time lag </w:t>
      </w:r>
    </w:p>
    <w:p w14:paraId="6CCE208C" w14:textId="4FBDCAB7" w:rsidR="00F5265C" w:rsidRPr="00AE5C1F" w:rsidRDefault="21843AC2" w:rsidP="4A75D40F">
      <w:pPr>
        <w:pStyle w:val="ListParagraph"/>
        <w:numPr>
          <w:ilvl w:val="0"/>
          <w:numId w:val="4"/>
        </w:numPr>
        <w:rPr>
          <w:color w:val="000000" w:themeColor="text1"/>
        </w:rPr>
      </w:pPr>
      <w:r w:rsidRPr="4A75D40F">
        <w:rPr>
          <w:color w:val="000000" w:themeColor="text1"/>
        </w:rPr>
        <w:t>Within the data platform, you will need to:</w:t>
      </w:r>
    </w:p>
    <w:p w14:paraId="09030EB4" w14:textId="4365680B" w:rsidR="00F5265C" w:rsidRPr="00AE5C1F" w:rsidRDefault="00B17099" w:rsidP="4A75D40F">
      <w:pPr>
        <w:pStyle w:val="ListParagraph"/>
        <w:numPr>
          <w:ilvl w:val="1"/>
          <w:numId w:val="3"/>
        </w:numPr>
        <w:rPr>
          <w:color w:val="000000" w:themeColor="text1"/>
        </w:rPr>
      </w:pPr>
      <w:hyperlink r:id="rId80" w:anchor="_Adding_a_New">
        <w:r w:rsidR="21843AC2" w:rsidRPr="4A75D40F">
          <w:rPr>
            <w:rStyle w:val="Hyperlink"/>
          </w:rPr>
          <w:t>Add a New Host</w:t>
        </w:r>
      </w:hyperlink>
      <w:r w:rsidR="21843AC2" w:rsidRPr="4A75D40F">
        <w:rPr>
          <w:color w:val="000000" w:themeColor="text1"/>
        </w:rPr>
        <w:t xml:space="preserve"> within the Sponsor section of the data platform</w:t>
      </w:r>
    </w:p>
    <w:p w14:paraId="5C9659CD" w14:textId="17525ACC" w:rsidR="00F5265C" w:rsidRPr="00AE5C1F" w:rsidRDefault="00B17099" w:rsidP="4A75D40F">
      <w:pPr>
        <w:pStyle w:val="ListParagraph"/>
        <w:numPr>
          <w:ilvl w:val="1"/>
          <w:numId w:val="3"/>
        </w:numPr>
        <w:rPr>
          <w:color w:val="000000" w:themeColor="text1"/>
          <w:u w:val="single"/>
        </w:rPr>
      </w:pPr>
      <w:hyperlink r:id="rId81" w:anchor="_Adding_Host_Addresses">
        <w:r w:rsidR="21843AC2" w:rsidRPr="4A75D40F">
          <w:rPr>
            <w:rStyle w:val="Hyperlink"/>
            <w:color w:val="000000" w:themeColor="text1"/>
          </w:rPr>
          <w:t>Add the host property address</w:t>
        </w:r>
      </w:hyperlink>
    </w:p>
    <w:p w14:paraId="211F6269" w14:textId="31F59969" w:rsidR="00F5265C" w:rsidRPr="00AE5C1F" w:rsidRDefault="21843AC2" w:rsidP="4A75D40F">
      <w:pPr>
        <w:pStyle w:val="ListParagraph"/>
        <w:numPr>
          <w:ilvl w:val="1"/>
          <w:numId w:val="3"/>
        </w:numPr>
        <w:rPr>
          <w:color w:val="000000" w:themeColor="text1"/>
        </w:rPr>
      </w:pPr>
      <w:r w:rsidRPr="4A75D40F">
        <w:rPr>
          <w:color w:val="000000" w:themeColor="text1"/>
        </w:rPr>
        <w:t xml:space="preserve">Update the </w:t>
      </w:r>
      <w:hyperlink r:id="rId82" w:anchor="_Using_Case_Notes">
        <w:r w:rsidRPr="4A75D40F">
          <w:rPr>
            <w:rStyle w:val="Hyperlink"/>
          </w:rPr>
          <w:t>Case Notes and Check boxes</w:t>
        </w:r>
      </w:hyperlink>
      <w:r w:rsidRPr="4A75D40F">
        <w:rPr>
          <w:color w:val="000000" w:themeColor="text1"/>
        </w:rPr>
        <w:t xml:space="preserve"> to record non sensitive info regarding outcomes of checks and any other information necessary.</w:t>
      </w:r>
    </w:p>
    <w:p w14:paraId="798A21E2" w14:textId="4E637379" w:rsidR="00F5265C" w:rsidRPr="00AE5C1F" w:rsidRDefault="21843AC2" w:rsidP="4A75D40F">
      <w:pPr>
        <w:pStyle w:val="ListParagraph"/>
        <w:numPr>
          <w:ilvl w:val="1"/>
          <w:numId w:val="3"/>
        </w:numPr>
        <w:rPr>
          <w:color w:val="000000" w:themeColor="text1"/>
        </w:rPr>
      </w:pPr>
      <w:r w:rsidRPr="4A75D40F">
        <w:rPr>
          <w:color w:val="000000" w:themeColor="text1"/>
        </w:rPr>
        <w:t xml:space="preserve">Once the applicant records are visible, you will need to </w:t>
      </w:r>
      <w:hyperlink r:id="rId83" w:anchor="_Create_a_Household">
        <w:r w:rsidRPr="4A75D40F">
          <w:rPr>
            <w:rStyle w:val="Hyperlink"/>
          </w:rPr>
          <w:t>create a new household placement tracking record</w:t>
        </w:r>
      </w:hyperlink>
      <w:r w:rsidRPr="4A75D40F">
        <w:rPr>
          <w:color w:val="000000" w:themeColor="text1"/>
        </w:rPr>
        <w:t>, linking the host to the applicant within the Host Sponsor field in the placement tracking form.</w:t>
      </w:r>
    </w:p>
    <w:p w14:paraId="7B96C4CF" w14:textId="6482BFA4" w:rsidR="00F5265C" w:rsidRPr="00AE5C1F" w:rsidRDefault="21843AC2" w:rsidP="4A75D40F">
      <w:pPr>
        <w:pStyle w:val="ListParagraph"/>
        <w:numPr>
          <w:ilvl w:val="1"/>
          <w:numId w:val="3"/>
        </w:numPr>
        <w:rPr>
          <w:color w:val="000000" w:themeColor="text1"/>
        </w:rPr>
      </w:pPr>
      <w:r w:rsidRPr="4A75D40F">
        <w:rPr>
          <w:color w:val="000000" w:themeColor="text1"/>
        </w:rPr>
        <w:lastRenderedPageBreak/>
        <w:t xml:space="preserve">Ensure the </w:t>
      </w:r>
      <w:hyperlink r:id="rId84" w:anchor="_Using_Case_Notes">
        <w:r w:rsidRPr="4A75D40F">
          <w:rPr>
            <w:rStyle w:val="Hyperlink"/>
          </w:rPr>
          <w:t>case notes</w:t>
        </w:r>
      </w:hyperlink>
      <w:r w:rsidRPr="4A75D40F">
        <w:rPr>
          <w:color w:val="000000" w:themeColor="text1"/>
        </w:rPr>
        <w:t xml:space="preserve"> record the transfer has been agreed and include any information received from the Case Management Team</w:t>
      </w:r>
    </w:p>
    <w:p w14:paraId="5E22DD03" w14:textId="49113F48" w:rsidR="00F5265C" w:rsidRPr="00AE5C1F" w:rsidRDefault="00F5265C" w:rsidP="4A75D40F">
      <w:pPr>
        <w:rPr>
          <w:color w:val="000000" w:themeColor="text1"/>
        </w:rPr>
      </w:pPr>
    </w:p>
    <w:p w14:paraId="45E899CA" w14:textId="6AF3F963" w:rsidR="00F5265C" w:rsidRPr="00AE5C1F" w:rsidRDefault="21843AC2" w:rsidP="4A75D40F">
      <w:pPr>
        <w:pStyle w:val="Heading3"/>
        <w:rPr>
          <w:color w:val="000000" w:themeColor="text1"/>
        </w:rPr>
      </w:pPr>
      <w:bookmarkStart w:id="68" w:name="_Toc1822606219"/>
      <w:r w:rsidRPr="4A75D40F">
        <w:rPr>
          <w:color w:val="000000" w:themeColor="text1"/>
        </w:rPr>
        <w:t xml:space="preserve">If the person has moved into Wales and we find out retrospectively  </w:t>
      </w:r>
      <w:bookmarkEnd w:id="68"/>
    </w:p>
    <w:p w14:paraId="35221BAB" w14:textId="7C34B61D" w:rsidR="00F5265C" w:rsidRPr="00AE5C1F" w:rsidRDefault="21843AC2" w:rsidP="4A75D40F">
      <w:pPr>
        <w:rPr>
          <w:color w:val="000000" w:themeColor="text1"/>
        </w:rPr>
      </w:pPr>
      <w:r w:rsidRPr="4A75D40F">
        <w:rPr>
          <w:color w:val="000000" w:themeColor="text1"/>
        </w:rPr>
        <w:t>These are instances where a Local Authority has identified that a Ukrainian has already arrived in Wales with no advance notice of travel.  The receiving Welsh Local Authority will need to follow the below process:</w:t>
      </w:r>
    </w:p>
    <w:p w14:paraId="64CC1B32" w14:textId="78A5E6FB" w:rsidR="00F5265C" w:rsidRPr="00AE5C1F" w:rsidRDefault="21843AC2" w:rsidP="38CA43E2">
      <w:r>
        <w:t xml:space="preserve"> </w:t>
      </w:r>
    </w:p>
    <w:p w14:paraId="6D42B00A" w14:textId="4909E759" w:rsidR="00F5265C" w:rsidRPr="00AE5C1F" w:rsidRDefault="21843AC2" w:rsidP="38CA43E2">
      <w:r>
        <w:t xml:space="preserve"> </w:t>
      </w:r>
    </w:p>
    <w:p w14:paraId="299F5BFD" w14:textId="53B0854C" w:rsidR="00F5265C" w:rsidRPr="00AE5C1F" w:rsidRDefault="21843AC2" w:rsidP="4A75D40F">
      <w:pPr>
        <w:pStyle w:val="ListParagraph"/>
        <w:numPr>
          <w:ilvl w:val="0"/>
          <w:numId w:val="2"/>
        </w:numPr>
        <w:rPr>
          <w:color w:val="000000" w:themeColor="text1"/>
        </w:rPr>
      </w:pPr>
      <w:r w:rsidRPr="4A75D40F">
        <w:rPr>
          <w:color w:val="000000" w:themeColor="text1"/>
        </w:rPr>
        <w:t xml:space="preserve">Contact the Case Management Team </w:t>
      </w:r>
      <w:hyperlink r:id="rId85">
        <w:r w:rsidRPr="4A75D40F">
          <w:rPr>
            <w:rStyle w:val="Hyperlink"/>
          </w:rPr>
          <w:t>casemanagementteam@cardiff.gov.uk</w:t>
        </w:r>
      </w:hyperlink>
      <w:r w:rsidRPr="4A75D40F">
        <w:rPr>
          <w:color w:val="000000" w:themeColor="text1"/>
        </w:rPr>
        <w:t xml:space="preserve"> and ask them to raise a re-assignment request on Foundry </w:t>
      </w:r>
    </w:p>
    <w:p w14:paraId="5D9B3094" w14:textId="30255068" w:rsidR="00F5265C" w:rsidRPr="00AE5C1F" w:rsidRDefault="21843AC2" w:rsidP="4A75D40F">
      <w:pPr>
        <w:pStyle w:val="ListParagraph"/>
        <w:numPr>
          <w:ilvl w:val="0"/>
          <w:numId w:val="2"/>
        </w:numPr>
        <w:rPr>
          <w:color w:val="000000" w:themeColor="text1"/>
        </w:rPr>
      </w:pPr>
      <w:r w:rsidRPr="4A75D40F">
        <w:rPr>
          <w:color w:val="000000" w:themeColor="text1"/>
        </w:rPr>
        <w:t>The Case Management Team will contact the original Local Authority and if the request is accepted will arrange for the information to be sent over</w:t>
      </w:r>
    </w:p>
    <w:p w14:paraId="7F7962BD" w14:textId="6C7B47A0" w:rsidR="00F5265C" w:rsidRPr="00AE5C1F" w:rsidRDefault="21843AC2" w:rsidP="4A75D40F">
      <w:pPr>
        <w:pStyle w:val="ListParagraph"/>
        <w:numPr>
          <w:ilvl w:val="0"/>
          <w:numId w:val="2"/>
        </w:numPr>
        <w:rPr>
          <w:color w:val="000000" w:themeColor="text1"/>
        </w:rPr>
      </w:pPr>
      <w:r w:rsidRPr="4A75D40F">
        <w:rPr>
          <w:color w:val="000000" w:themeColor="text1"/>
        </w:rPr>
        <w:t xml:space="preserve">The data will flow into the Ukraine Data Platform – please note there may be a time lag </w:t>
      </w:r>
    </w:p>
    <w:p w14:paraId="70C95B2D" w14:textId="5A0226F2" w:rsidR="00F5265C" w:rsidRPr="00AE5C1F" w:rsidRDefault="21843AC2" w:rsidP="4A75D40F">
      <w:pPr>
        <w:pStyle w:val="ListParagraph"/>
        <w:numPr>
          <w:ilvl w:val="0"/>
          <w:numId w:val="2"/>
        </w:numPr>
        <w:rPr>
          <w:color w:val="000000" w:themeColor="text1"/>
        </w:rPr>
      </w:pPr>
      <w:r w:rsidRPr="4A75D40F">
        <w:rPr>
          <w:color w:val="000000" w:themeColor="text1"/>
        </w:rPr>
        <w:t>Within the data platform, you will need to:</w:t>
      </w:r>
    </w:p>
    <w:p w14:paraId="510E2D96" w14:textId="0713A29A" w:rsidR="00F5265C" w:rsidRPr="00AE5C1F" w:rsidRDefault="00B17099" w:rsidP="4A75D40F">
      <w:pPr>
        <w:pStyle w:val="ListParagraph"/>
        <w:numPr>
          <w:ilvl w:val="0"/>
          <w:numId w:val="1"/>
        </w:numPr>
        <w:rPr>
          <w:color w:val="000000" w:themeColor="text1"/>
        </w:rPr>
      </w:pPr>
      <w:hyperlink r:id="rId86" w:anchor="_Adding_a_New">
        <w:r w:rsidR="21843AC2" w:rsidRPr="4A75D40F">
          <w:rPr>
            <w:rStyle w:val="Hyperlink"/>
          </w:rPr>
          <w:t>Add a New Host</w:t>
        </w:r>
      </w:hyperlink>
      <w:r w:rsidR="21843AC2" w:rsidRPr="4A75D40F">
        <w:rPr>
          <w:color w:val="000000" w:themeColor="text1"/>
        </w:rPr>
        <w:t xml:space="preserve"> within the Sponsor section of the data platform</w:t>
      </w:r>
    </w:p>
    <w:bookmarkStart w:id="69" w:name="_Int_f5QRnBtH"/>
    <w:p w14:paraId="4B88F1F5" w14:textId="0D43D331" w:rsidR="00F5265C" w:rsidRPr="002E1930" w:rsidRDefault="00D9237A" w:rsidP="4A75D40F">
      <w:pPr>
        <w:pStyle w:val="ListParagraph"/>
        <w:numPr>
          <w:ilvl w:val="0"/>
          <w:numId w:val="1"/>
        </w:numPr>
        <w:rPr>
          <w:color w:val="0563C1"/>
          <w:u w:val="single"/>
        </w:rPr>
      </w:pPr>
      <w:r w:rsidRPr="002E1930">
        <w:fldChar w:fldCharType="begin"/>
      </w:r>
      <w:r w:rsidRPr="002E1930">
        <w:instrText xml:space="preserve"> HYPERLINK "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\l "_Adding_Host_Addresses" \h </w:instrText>
      </w:r>
      <w:r w:rsidRPr="002E1930">
        <w:fldChar w:fldCharType="separate"/>
      </w:r>
      <w:r w:rsidR="21843AC2" w:rsidRPr="002E1930">
        <w:rPr>
          <w:rStyle w:val="Hyperlink"/>
        </w:rPr>
        <w:t>Add the host property address</w:t>
      </w:r>
      <w:r w:rsidRPr="002E1930">
        <w:rPr>
          <w:rStyle w:val="Hyperlink"/>
        </w:rPr>
        <w:fldChar w:fldCharType="end"/>
      </w:r>
      <w:bookmarkEnd w:id="69"/>
    </w:p>
    <w:p w14:paraId="7BAF3C46" w14:textId="72B2F362" w:rsidR="00F5265C" w:rsidRPr="00AE5C1F" w:rsidRDefault="21843AC2" w:rsidP="4A75D40F">
      <w:pPr>
        <w:pStyle w:val="ListParagraph"/>
        <w:numPr>
          <w:ilvl w:val="0"/>
          <w:numId w:val="1"/>
        </w:numPr>
        <w:rPr>
          <w:color w:val="000000" w:themeColor="text1"/>
        </w:rPr>
      </w:pPr>
      <w:r w:rsidRPr="4A75D40F">
        <w:rPr>
          <w:color w:val="000000" w:themeColor="text1"/>
        </w:rPr>
        <w:t xml:space="preserve">Update the </w:t>
      </w:r>
      <w:hyperlink r:id="rId87" w:anchor="_Using_Case_Notes">
        <w:r w:rsidRPr="4A75D40F">
          <w:rPr>
            <w:rStyle w:val="Hyperlink"/>
          </w:rPr>
          <w:t>Case Notes and Check boxes</w:t>
        </w:r>
      </w:hyperlink>
      <w:r w:rsidRPr="4A75D40F">
        <w:rPr>
          <w:color w:val="000000" w:themeColor="text1"/>
        </w:rPr>
        <w:t xml:space="preserve"> to record non sensitive info regarding outcomes of checks and any other information necessary.</w:t>
      </w:r>
    </w:p>
    <w:p w14:paraId="6C070597" w14:textId="6BC38A89" w:rsidR="00F5265C" w:rsidRPr="00AE5C1F" w:rsidRDefault="21843AC2" w:rsidP="4A75D40F">
      <w:pPr>
        <w:pStyle w:val="ListParagraph"/>
        <w:numPr>
          <w:ilvl w:val="0"/>
          <w:numId w:val="1"/>
        </w:numPr>
        <w:rPr>
          <w:color w:val="000000" w:themeColor="text1"/>
        </w:rPr>
      </w:pPr>
      <w:r w:rsidRPr="4A75D40F">
        <w:rPr>
          <w:color w:val="000000" w:themeColor="text1"/>
        </w:rPr>
        <w:t xml:space="preserve">Once the applicant records are visible, you will need to </w:t>
      </w:r>
      <w:hyperlink r:id="rId88" w:anchor="_Create_a_Household">
        <w:r w:rsidRPr="4A75D40F">
          <w:rPr>
            <w:rStyle w:val="Hyperlink"/>
          </w:rPr>
          <w:t>create a new household placement tracking record</w:t>
        </w:r>
      </w:hyperlink>
      <w:r w:rsidRPr="4A75D40F">
        <w:rPr>
          <w:color w:val="000000" w:themeColor="text1"/>
        </w:rPr>
        <w:t>, linking the host to the applicant within the Host Sponsor field in the placement tracking form.</w:t>
      </w:r>
    </w:p>
    <w:p w14:paraId="179C8D4A" w14:textId="67D1CE3B" w:rsidR="00F5265C" w:rsidRPr="00AE5C1F" w:rsidRDefault="21843AC2" w:rsidP="4A75D40F">
      <w:pPr>
        <w:pStyle w:val="ListParagraph"/>
        <w:numPr>
          <w:ilvl w:val="0"/>
          <w:numId w:val="1"/>
        </w:numPr>
        <w:rPr>
          <w:color w:val="000000" w:themeColor="text1"/>
        </w:rPr>
      </w:pPr>
      <w:r w:rsidRPr="4A75D40F">
        <w:rPr>
          <w:color w:val="000000" w:themeColor="text1"/>
        </w:rPr>
        <w:t xml:space="preserve">Ensure the </w:t>
      </w:r>
      <w:hyperlink r:id="rId89" w:anchor="_Using_Case_Notes">
        <w:r w:rsidRPr="4A75D40F">
          <w:rPr>
            <w:rStyle w:val="Hyperlink"/>
          </w:rPr>
          <w:t>case notes</w:t>
        </w:r>
      </w:hyperlink>
      <w:r w:rsidRPr="4A75D40F">
        <w:rPr>
          <w:color w:val="000000" w:themeColor="text1"/>
        </w:rPr>
        <w:t xml:space="preserve"> record the transfer has been agreed and include any information received from the Case Management Team</w:t>
      </w:r>
    </w:p>
    <w:p w14:paraId="3B778F3E" w14:textId="0230C5EF" w:rsidR="00F5265C" w:rsidRPr="00AE5C1F" w:rsidRDefault="00F5265C" w:rsidP="4A75D40F">
      <w:pPr>
        <w:rPr>
          <w:color w:val="000000" w:themeColor="text1"/>
        </w:rPr>
      </w:pPr>
    </w:p>
    <w:p w14:paraId="2B8F9A6A" w14:textId="5CCC06A7" w:rsidR="00F5265C" w:rsidRPr="00AE5C1F" w:rsidRDefault="00675CCD" w:rsidP="2A5EC7DA">
      <w:pPr>
        <w:pStyle w:val="Heading1"/>
        <w:spacing w:after="200"/>
      </w:pPr>
      <w:bookmarkStart w:id="70" w:name="_Toc437240418"/>
      <w:r>
        <w:br/>
      </w:r>
      <w:r w:rsidR="46B98EAB">
        <w:t>Repatriation</w:t>
      </w:r>
      <w:bookmarkEnd w:id="70"/>
    </w:p>
    <w:p w14:paraId="077A8177" w14:textId="5F491276" w:rsidR="006B60D8" w:rsidRPr="00AE5C1F" w:rsidRDefault="618046DE" w:rsidP="5DD2F5E6">
      <w:r>
        <w:t>There will be times whe</w:t>
      </w:r>
      <w:r w:rsidR="663A88E1">
        <w:t>n</w:t>
      </w:r>
      <w:r>
        <w:t xml:space="preserve"> a Ukrainian </w:t>
      </w:r>
      <w:r w:rsidR="1C3FA3D6">
        <w:t xml:space="preserve">household </w:t>
      </w:r>
      <w:r w:rsidR="71FF5165">
        <w:t xml:space="preserve">chooses to </w:t>
      </w:r>
      <w:r>
        <w:t>return to</w:t>
      </w:r>
      <w:r w:rsidR="34FFF106">
        <w:t xml:space="preserve"> the </w:t>
      </w:r>
      <w:r>
        <w:t>Ukraine</w:t>
      </w:r>
      <w:r w:rsidR="33619C92">
        <w:t xml:space="preserve"> to live or visit for an extended period</w:t>
      </w:r>
      <w:r>
        <w:t>.</w:t>
      </w:r>
      <w:r w:rsidR="538AF7D7">
        <w:t xml:space="preserve"> Whe</w:t>
      </w:r>
      <w:r w:rsidR="0F79A76C">
        <w:t>n</w:t>
      </w:r>
      <w:r w:rsidR="538AF7D7">
        <w:t xml:space="preserve"> a household leave</w:t>
      </w:r>
      <w:r w:rsidR="6E4C4CAB">
        <w:t>s</w:t>
      </w:r>
      <w:r w:rsidR="538AF7D7">
        <w:t xml:space="preserve"> their </w:t>
      </w:r>
      <w:r w:rsidR="521E2BA3">
        <w:t>accommodation</w:t>
      </w:r>
      <w:r w:rsidR="538AF7D7">
        <w:t xml:space="preserve"> for more than 2 weeks, local authorities </w:t>
      </w:r>
      <w:r w:rsidR="0EB3422F">
        <w:t>can</w:t>
      </w:r>
      <w:r w:rsidR="538AF7D7">
        <w:t xml:space="preserve"> reallocate their </w:t>
      </w:r>
      <w:r w:rsidR="270884B5">
        <w:t>accommodation to another family in need</w:t>
      </w:r>
      <w:r w:rsidR="538AF7D7">
        <w:t>.</w:t>
      </w:r>
      <w:r w:rsidR="5400F0DF">
        <w:t xml:space="preserve">  </w:t>
      </w:r>
      <w:r w:rsidR="63845344">
        <w:t xml:space="preserve">Due to the volatile nature within Ukraine, families that had repatriated </w:t>
      </w:r>
      <w:r w:rsidR="716134B7">
        <w:t xml:space="preserve">without plans to come back </w:t>
      </w:r>
      <w:r w:rsidR="63845344">
        <w:t>may choose to return</w:t>
      </w:r>
      <w:r w:rsidR="0D057414">
        <w:t xml:space="preserve"> to Wales</w:t>
      </w:r>
      <w:r w:rsidR="63845344">
        <w:t xml:space="preserve">.  </w:t>
      </w:r>
    </w:p>
    <w:p w14:paraId="1EF6C22B" w14:textId="4D567151" w:rsidR="006B60D8" w:rsidRPr="00AE5C1F" w:rsidRDefault="1DEBC955" w:rsidP="5DD2F5E6">
      <w:r>
        <w:t xml:space="preserve">Ideally a family will inform you of their decision in advance, </w:t>
      </w:r>
      <w:r w:rsidR="2C584A8E">
        <w:t xml:space="preserve">but </w:t>
      </w:r>
      <w:r w:rsidR="441556F3">
        <w:t xml:space="preserve">you may not know this has happened </w:t>
      </w:r>
      <w:r w:rsidR="22200A12">
        <w:t xml:space="preserve">until </w:t>
      </w:r>
      <w:r w:rsidR="441556F3">
        <w:t xml:space="preserve">they </w:t>
      </w:r>
      <w:r w:rsidR="6CE608B4">
        <w:t xml:space="preserve">return, seeking </w:t>
      </w:r>
      <w:r w:rsidR="7532B068">
        <w:t>accommodation</w:t>
      </w:r>
      <w:r w:rsidR="6CE608B4">
        <w:t xml:space="preserve">.  </w:t>
      </w:r>
    </w:p>
    <w:p w14:paraId="18AED8E6" w14:textId="0D211113" w:rsidR="006B60D8" w:rsidRPr="00AE5C1F" w:rsidRDefault="006B60D8" w:rsidP="2A5EC7DA">
      <w:r>
        <w:lastRenderedPageBreak/>
        <w:t>It is important that placement tracking records show the individual has left the UK and returned for funding purposes</w:t>
      </w:r>
      <w:r w:rsidR="5BCB0A9F">
        <w:t xml:space="preserve"> and you may therefore need to complete these retrospectively.</w:t>
      </w:r>
    </w:p>
    <w:p w14:paraId="11349B73" w14:textId="77777777" w:rsidR="0062241B" w:rsidRPr="0062241B" w:rsidRDefault="0027573C" w:rsidP="0062241B">
      <w:pPr>
        <w:pStyle w:val="Heading2"/>
      </w:pPr>
      <w:bookmarkStart w:id="71" w:name="_Toc1467135283"/>
      <w:r>
        <w:t>When a person is leaving</w:t>
      </w:r>
      <w:r w:rsidR="00E07DE9">
        <w:t xml:space="preserve"> for repatriation</w:t>
      </w:r>
      <w:bookmarkEnd w:id="71"/>
    </w:p>
    <w:p w14:paraId="0B3DEE00" w14:textId="6C86FA13" w:rsidR="006B60D8" w:rsidRPr="00AE5C1F" w:rsidRDefault="0030193C" w:rsidP="2A5EC7DA">
      <w:r>
        <w:t xml:space="preserve">When </w:t>
      </w:r>
      <w:r w:rsidR="12A5D611">
        <w:t>a</w:t>
      </w:r>
      <w:r>
        <w:t xml:space="preserve"> household</w:t>
      </w:r>
      <w:r w:rsidR="00B34C08">
        <w:t xml:space="preserve"> (either individual or group) </w:t>
      </w:r>
      <w:r w:rsidR="2F7B86D2">
        <w:t>repat</w:t>
      </w:r>
      <w:r w:rsidR="22F18B44">
        <w:t>riate</w:t>
      </w:r>
      <w:r w:rsidR="00843307">
        <w:t xml:space="preserve"> </w:t>
      </w:r>
      <w:r w:rsidR="008003CA">
        <w:t>you will need to</w:t>
      </w:r>
      <w:r w:rsidR="00633CBC">
        <w:t>:</w:t>
      </w:r>
    </w:p>
    <w:p w14:paraId="32D10D54" w14:textId="6EF58019" w:rsidR="00CD1745" w:rsidRPr="00AE5C1F" w:rsidRDefault="487CDFD6" w:rsidP="00E850EF">
      <w:pPr>
        <w:pStyle w:val="ListParagraph"/>
        <w:numPr>
          <w:ilvl w:val="0"/>
          <w:numId w:val="79"/>
        </w:numPr>
      </w:pPr>
      <w:r>
        <w:t>Confirm with the household group that they are retur</w:t>
      </w:r>
      <w:r w:rsidR="2D42EE07">
        <w:t>ning to the Ukraine.</w:t>
      </w:r>
      <w:r w:rsidR="0069692B">
        <w:br/>
      </w:r>
    </w:p>
    <w:p w14:paraId="68194B53" w14:textId="347116FC" w:rsidR="00CD1745" w:rsidRPr="00AE5C1F" w:rsidRDefault="71460558" w:rsidP="00E850EF">
      <w:pPr>
        <w:pStyle w:val="ListParagraph"/>
        <w:numPr>
          <w:ilvl w:val="0"/>
          <w:numId w:val="79"/>
        </w:numPr>
      </w:pPr>
      <w:r>
        <w:t>Once they have left, u</w:t>
      </w:r>
      <w:r w:rsidR="0DA3EC91">
        <w:t>pdate their status to</w:t>
      </w:r>
    </w:p>
    <w:p w14:paraId="2FB7B1BE" w14:textId="33B3CAA0" w:rsidR="00CD1745" w:rsidRPr="00AE5C1F" w:rsidRDefault="00445EF9" w:rsidP="00E850EF">
      <w:pPr>
        <w:pStyle w:val="ListParagraph"/>
        <w:numPr>
          <w:ilvl w:val="1"/>
          <w:numId w:val="79"/>
        </w:numPr>
      </w:pPr>
      <w:r>
        <w:t xml:space="preserve">SS10 Move </w:t>
      </w:r>
      <w:proofErr w:type="gramStart"/>
      <w:r>
        <w:t>On</w:t>
      </w:r>
      <w:proofErr w:type="gramEnd"/>
      <w:r>
        <w:t xml:space="preserve"> </w:t>
      </w:r>
      <w:r w:rsidR="002401FC">
        <w:t xml:space="preserve">for Super Sponsor </w:t>
      </w:r>
      <w:r w:rsidR="32A12027">
        <w:t>Scheme</w:t>
      </w:r>
      <w:r w:rsidR="1B3A992A">
        <w:t xml:space="preserve"> </w:t>
      </w:r>
    </w:p>
    <w:p w14:paraId="79BA1684" w14:textId="30A89DB2" w:rsidR="00875C95" w:rsidRPr="00AE5C1F" w:rsidRDefault="4EE11BBC" w:rsidP="00E850EF">
      <w:pPr>
        <w:pStyle w:val="ListParagraph"/>
        <w:numPr>
          <w:ilvl w:val="1"/>
          <w:numId w:val="79"/>
        </w:numPr>
      </w:pPr>
      <w:r>
        <w:t xml:space="preserve">IS05 Move </w:t>
      </w:r>
      <w:proofErr w:type="gramStart"/>
      <w:r>
        <w:t>On</w:t>
      </w:r>
      <w:proofErr w:type="gramEnd"/>
      <w:r w:rsidR="002401FC">
        <w:t xml:space="preserve"> for Individual Sponsor </w:t>
      </w:r>
      <w:r w:rsidR="362A59F7">
        <w:t>Scheme</w:t>
      </w:r>
      <w:r w:rsidR="1B3A992A">
        <w:t xml:space="preserve">.  </w:t>
      </w:r>
    </w:p>
    <w:p w14:paraId="3F9461F6" w14:textId="72FEBD03" w:rsidR="002401FC" w:rsidRPr="00AE5C1F" w:rsidRDefault="00CD1745" w:rsidP="00E850EF">
      <w:pPr>
        <w:pStyle w:val="ListParagraph"/>
        <w:numPr>
          <w:ilvl w:val="1"/>
          <w:numId w:val="79"/>
        </w:numPr>
      </w:pPr>
      <w:r>
        <w:t>Status reason for either scheme can be set to ‘Repatriation’.</w:t>
      </w:r>
      <w:r w:rsidR="00875C95">
        <w:br/>
      </w:r>
    </w:p>
    <w:p w14:paraId="704FDDCE" w14:textId="31A60E0F" w:rsidR="0069692B" w:rsidRPr="00AE5C1F" w:rsidRDefault="002E4F96" w:rsidP="00E850EF">
      <w:pPr>
        <w:pStyle w:val="ListParagraph"/>
        <w:numPr>
          <w:ilvl w:val="0"/>
          <w:numId w:val="79"/>
        </w:numPr>
      </w:pPr>
      <w:r>
        <w:t>End the</w:t>
      </w:r>
      <w:r w:rsidR="005523DC">
        <w:t xml:space="preserve">ir current </w:t>
      </w:r>
      <w:r>
        <w:t>placement record</w:t>
      </w:r>
      <w:r w:rsidR="005523DC">
        <w:t xml:space="preserve">. Depending on the scheme they arrived under, this could be a placement record for a host or welcome centre. </w:t>
      </w:r>
      <w:r w:rsidR="00875C95">
        <w:br/>
      </w:r>
    </w:p>
    <w:p w14:paraId="0031EA58" w14:textId="77777777" w:rsidR="002A3112" w:rsidRPr="00AE5C1F" w:rsidRDefault="0069692B" w:rsidP="00E850EF">
      <w:pPr>
        <w:pStyle w:val="ListParagraph"/>
        <w:numPr>
          <w:ilvl w:val="0"/>
          <w:numId w:val="79"/>
        </w:numPr>
      </w:pPr>
      <w:r>
        <w:t xml:space="preserve">Create a new placement </w:t>
      </w:r>
      <w:r w:rsidR="00A44D2E">
        <w:t>tracking record</w:t>
      </w:r>
      <w:r w:rsidR="00875C95">
        <w:t xml:space="preserve"> </w:t>
      </w:r>
      <w:r w:rsidR="002A3112">
        <w:t>including:</w:t>
      </w:r>
    </w:p>
    <w:p w14:paraId="0586AFF1" w14:textId="12E1A549" w:rsidR="00252E6E" w:rsidRPr="00AE5C1F" w:rsidRDefault="00252E6E" w:rsidP="00E850EF">
      <w:pPr>
        <w:pStyle w:val="ListParagraph"/>
        <w:numPr>
          <w:ilvl w:val="1"/>
          <w:numId w:val="79"/>
        </w:numPr>
      </w:pPr>
      <w:r>
        <w:t>Placement Type – Repatriation</w:t>
      </w:r>
    </w:p>
    <w:p w14:paraId="42B2B6E5" w14:textId="1D4ACA95" w:rsidR="00CB4640" w:rsidRPr="00AE5C1F" w:rsidRDefault="00CB4640" w:rsidP="00E850EF">
      <w:pPr>
        <w:pStyle w:val="ListParagraph"/>
        <w:numPr>
          <w:ilvl w:val="1"/>
          <w:numId w:val="79"/>
        </w:numPr>
      </w:pPr>
      <w:r>
        <w:t>Address – if you know the country they have returned to, you can add it here</w:t>
      </w:r>
    </w:p>
    <w:p w14:paraId="36FEFE4C" w14:textId="16383731" w:rsidR="002E4F96" w:rsidRPr="00AE5C1F" w:rsidRDefault="00053348" w:rsidP="00E850EF">
      <w:pPr>
        <w:pStyle w:val="ListParagraph"/>
        <w:numPr>
          <w:ilvl w:val="1"/>
          <w:numId w:val="79"/>
        </w:numPr>
      </w:pPr>
      <w:r>
        <w:t xml:space="preserve">Local </w:t>
      </w:r>
      <w:r w:rsidR="00F821DE">
        <w:t>Authority</w:t>
      </w:r>
      <w:r w:rsidR="00446E76">
        <w:t xml:space="preserve"> - </w:t>
      </w:r>
      <w:r w:rsidR="00F821DE">
        <w:t>‘</w:t>
      </w:r>
      <w:r w:rsidR="00614D9E">
        <w:t>Outside of the UK’</w:t>
      </w:r>
    </w:p>
    <w:p w14:paraId="679459E5" w14:textId="6989764D" w:rsidR="00A85C35" w:rsidRPr="00AE5C1F" w:rsidRDefault="00A85C35" w:rsidP="00E850EF">
      <w:pPr>
        <w:pStyle w:val="ListParagraph"/>
        <w:numPr>
          <w:ilvl w:val="1"/>
          <w:numId w:val="79"/>
        </w:numPr>
      </w:pPr>
      <w:r>
        <w:t>Move on Reason – no need to add anything here.</w:t>
      </w:r>
      <w:r w:rsidR="00330BE8">
        <w:br/>
      </w:r>
    </w:p>
    <w:p w14:paraId="6326B42C" w14:textId="27C17BF4" w:rsidR="00D8495C" w:rsidRPr="00AE5C1F" w:rsidRDefault="00F54501" w:rsidP="00E850EF">
      <w:pPr>
        <w:pStyle w:val="ListParagraph"/>
        <w:numPr>
          <w:ilvl w:val="0"/>
          <w:numId w:val="79"/>
        </w:numPr>
      </w:pPr>
      <w:r>
        <w:t>If the person is at a Welcome Centre, e</w:t>
      </w:r>
      <w:r w:rsidR="00F91234">
        <w:t xml:space="preserve">mail the Contact Centre </w:t>
      </w:r>
      <w:r w:rsidR="00FC4127">
        <w:t>(</w:t>
      </w:r>
      <w:hyperlink r:id="rId90">
        <w:r w:rsidR="238B9216" w:rsidRPr="7B64999A">
          <w:rPr>
            <w:rStyle w:val="Hyperlink"/>
            <w:rFonts w:eastAsia="Times New Roman"/>
          </w:rPr>
          <w:t>wnsadmin@cardiff.gov.uk</w:t>
        </w:r>
      </w:hyperlink>
      <w:r w:rsidR="00FC4127" w:rsidRPr="7B64999A">
        <w:rPr>
          <w:rFonts w:eastAsia="Times New Roman"/>
        </w:rPr>
        <w:t>)</w:t>
      </w:r>
      <w:r w:rsidR="2494CAF1" w:rsidRPr="7B64999A">
        <w:rPr>
          <w:rFonts w:eastAsia="Times New Roman"/>
        </w:rPr>
        <w:t xml:space="preserve"> </w:t>
      </w:r>
      <w:r w:rsidR="00F91234">
        <w:t>with</w:t>
      </w:r>
      <w:r w:rsidR="4CAF73A6">
        <w:t xml:space="preserve"> the</w:t>
      </w:r>
      <w:r w:rsidR="00F91234">
        <w:t xml:space="preserve"> FAM/WG reference number </w:t>
      </w:r>
      <w:r>
        <w:t xml:space="preserve">to note that they have left the UK for repatriation </w:t>
      </w:r>
      <w:r w:rsidR="5CE08F2B">
        <w:t xml:space="preserve">reasons </w:t>
      </w:r>
      <w:r>
        <w:t>and th</w:t>
      </w:r>
      <w:r w:rsidR="00FC4127">
        <w:t>e number of rooms that can be released.</w:t>
      </w:r>
      <w:r w:rsidR="00AE5C1F">
        <w:br/>
      </w:r>
    </w:p>
    <w:p w14:paraId="46C5448C" w14:textId="2BC1DB3A" w:rsidR="6FB69E67" w:rsidRDefault="6FB69E67" w:rsidP="00E850EF">
      <w:pPr>
        <w:pStyle w:val="ListParagraph"/>
        <w:numPr>
          <w:ilvl w:val="0"/>
          <w:numId w:val="79"/>
        </w:numPr>
      </w:pPr>
      <w:r>
        <w:t>Access the household record via the FAM ID and r</w:t>
      </w:r>
      <w:r w:rsidR="5D1352C0">
        <w:t>emove the Welcome Centre from the Household ID Page.</w:t>
      </w:r>
      <w:r>
        <w:br/>
      </w:r>
      <w:r>
        <w:br/>
      </w:r>
      <w:r w:rsidR="2688B99D">
        <w:rPr>
          <w:noProof/>
        </w:rPr>
        <w:drawing>
          <wp:inline distT="0" distB="0" distL="0" distR="0" wp14:anchorId="3C7B7231" wp14:editId="385C9BF9">
            <wp:extent cx="4838698" cy="1068546"/>
            <wp:effectExtent l="0" t="0" r="0" b="0"/>
            <wp:docPr id="1465424041" name="Picture 1465424041" descr="Red frame shows location of the Welcome Centre field on the household screen." title="Household Screen with welcome centre field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424041"/>
                    <pic:cNvPicPr/>
                  </pic:nvPicPr>
                  <pic:blipFill>
                    <a:blip r:embed="rId91">
                      <a:extLst>
                        <a:ext uri="{28A0092B-C50C-407E-A947-70E740481C1C}">
                          <a14:useLocalDpi xmlns:a14="http://schemas.microsoft.com/office/drawing/2010/main" val="0"/>
                        </a:ext>
                      </a:extLst>
                    </a:blip>
                    <a:stretch>
                      <a:fillRect/>
                    </a:stretch>
                  </pic:blipFill>
                  <pic:spPr>
                    <a:xfrm>
                      <a:off x="0" y="0"/>
                      <a:ext cx="4838698" cy="1068546"/>
                    </a:xfrm>
                    <a:prstGeom prst="rect">
                      <a:avLst/>
                    </a:prstGeom>
                  </pic:spPr>
                </pic:pic>
              </a:graphicData>
            </a:graphic>
          </wp:inline>
        </w:drawing>
      </w:r>
      <w:r>
        <w:br/>
      </w:r>
    </w:p>
    <w:p w14:paraId="523FAD36" w14:textId="11162F0E" w:rsidR="00FC4127" w:rsidRPr="00AE5C1F" w:rsidRDefault="002D652E" w:rsidP="00E850EF">
      <w:pPr>
        <w:pStyle w:val="ListParagraph"/>
        <w:numPr>
          <w:ilvl w:val="0"/>
          <w:numId w:val="79"/>
        </w:numPr>
      </w:pPr>
      <w:r>
        <w:t>If the person is with a host, you can remove the links to the host address</w:t>
      </w:r>
      <w:r w:rsidR="7DE237C2">
        <w:t xml:space="preserve"> and make necessary changes to host record.</w:t>
      </w:r>
    </w:p>
    <w:p w14:paraId="78D250EA" w14:textId="08634E2D" w:rsidR="2A5EC7DA" w:rsidRDefault="2A5EC7DA" w:rsidP="2A5EC7DA"/>
    <w:p w14:paraId="4E6E6F1D" w14:textId="145466D1" w:rsidR="00AE5C1F" w:rsidRPr="00E14827" w:rsidRDefault="00AE5C1F" w:rsidP="0062241B">
      <w:pPr>
        <w:pStyle w:val="Heading2"/>
      </w:pPr>
      <w:bookmarkStart w:id="72" w:name="_Toc1874025733"/>
      <w:r>
        <w:lastRenderedPageBreak/>
        <w:t>If a person returns from repatriation</w:t>
      </w:r>
      <w:bookmarkEnd w:id="72"/>
    </w:p>
    <w:p w14:paraId="45CFCCDB" w14:textId="1F5F0FED" w:rsidR="0028689C" w:rsidRDefault="0028689C" w:rsidP="2A5EC7DA">
      <w:r>
        <w:t xml:space="preserve">If a household returns from </w:t>
      </w:r>
      <w:r w:rsidR="0018372C">
        <w:t>repatriation,</w:t>
      </w:r>
      <w:r>
        <w:t xml:space="preserve"> </w:t>
      </w:r>
      <w:r w:rsidR="00FC2F56">
        <w:t xml:space="preserve">they will need to contact the local authority to say they have returned.  </w:t>
      </w:r>
      <w:r w:rsidR="00FA74D6">
        <w:t xml:space="preserve">They may or may not have returned to their original </w:t>
      </w:r>
      <w:r w:rsidR="20D55806">
        <w:t>l</w:t>
      </w:r>
      <w:r w:rsidR="40709564">
        <w:t xml:space="preserve">ocal </w:t>
      </w:r>
      <w:r w:rsidR="13E1BD2A">
        <w:t>a</w:t>
      </w:r>
      <w:r w:rsidR="40709564">
        <w:t>uthority</w:t>
      </w:r>
      <w:r w:rsidR="27BE7040">
        <w:t xml:space="preserve"> area</w:t>
      </w:r>
      <w:r w:rsidR="00FA74D6">
        <w:t>.</w:t>
      </w:r>
    </w:p>
    <w:p w14:paraId="354B4EB7" w14:textId="4DDF801C" w:rsidR="009310D3" w:rsidRPr="009310D3" w:rsidRDefault="009310D3" w:rsidP="00E850EF">
      <w:pPr>
        <w:pStyle w:val="ListParagraph"/>
        <w:numPr>
          <w:ilvl w:val="0"/>
          <w:numId w:val="80"/>
        </w:numPr>
      </w:pPr>
      <w:r>
        <w:t xml:space="preserve">Check your records to see whether the household record is </w:t>
      </w:r>
      <w:r w:rsidR="009332E5">
        <w:t xml:space="preserve">assigned to your local authority.  If </w:t>
      </w:r>
      <w:r w:rsidR="003B28A4">
        <w:t xml:space="preserve">the record isn’t assigned to your local </w:t>
      </w:r>
      <w:r w:rsidR="002474B8">
        <w:t>authority, use</w:t>
      </w:r>
      <w:r w:rsidR="00350076">
        <w:t xml:space="preserve"> the ‘</w:t>
      </w:r>
      <w:hyperlink w:anchor="_Searching_for_a">
        <w:r w:rsidR="7E59C09D" w:rsidRPr="7B64999A">
          <w:rPr>
            <w:rStyle w:val="Hyperlink"/>
          </w:rPr>
          <w:t>search</w:t>
        </w:r>
        <w:r w:rsidR="52653F0E" w:rsidRPr="7B64999A">
          <w:rPr>
            <w:rStyle w:val="Hyperlink"/>
          </w:rPr>
          <w:t>ing</w:t>
        </w:r>
        <w:r w:rsidR="7E59C09D" w:rsidRPr="7B64999A">
          <w:rPr>
            <w:rStyle w:val="Hyperlink"/>
          </w:rPr>
          <w:t xml:space="preserve"> outside of your local authority’</w:t>
        </w:r>
      </w:hyperlink>
      <w:r w:rsidR="00350076">
        <w:t xml:space="preserve"> </w:t>
      </w:r>
      <w:r w:rsidR="003B28A4">
        <w:t xml:space="preserve">steps to </w:t>
      </w:r>
      <w:r w:rsidR="00D404EA">
        <w:t>identify the record owner.</w:t>
      </w:r>
    </w:p>
    <w:p w14:paraId="06ACFFBC" w14:textId="5B92BE01" w:rsidR="002A7F7B" w:rsidRDefault="002A7F7B" w:rsidP="0062241B">
      <w:pPr>
        <w:pStyle w:val="Heading3"/>
      </w:pPr>
      <w:bookmarkStart w:id="73" w:name="_Toc1038825951"/>
      <w:r>
        <w:t>If the household record is assigned to your local authority</w:t>
      </w:r>
      <w:r w:rsidR="00231733">
        <w:t xml:space="preserve"> </w:t>
      </w:r>
      <w:bookmarkEnd w:id="73"/>
    </w:p>
    <w:p w14:paraId="54EBD468" w14:textId="2E49249F" w:rsidR="00C07688" w:rsidRDefault="797321F4" w:rsidP="00E850EF">
      <w:pPr>
        <w:pStyle w:val="ListParagraph"/>
        <w:numPr>
          <w:ilvl w:val="0"/>
          <w:numId w:val="81"/>
        </w:numPr>
      </w:pPr>
      <w:r>
        <w:t xml:space="preserve">Check whether a placement at the welcome centre </w:t>
      </w:r>
      <w:r w:rsidR="6338FA74">
        <w:t>or original host is still available.</w:t>
      </w:r>
      <w:r>
        <w:br/>
      </w:r>
    </w:p>
    <w:p w14:paraId="682763DE" w14:textId="3CB622AB" w:rsidR="00C07688" w:rsidRDefault="00C07688" w:rsidP="00E850EF">
      <w:pPr>
        <w:pStyle w:val="ListParagraph"/>
        <w:numPr>
          <w:ilvl w:val="1"/>
          <w:numId w:val="81"/>
        </w:numPr>
      </w:pPr>
      <w:r w:rsidRPr="7B64999A">
        <w:rPr>
          <w:b/>
        </w:rPr>
        <w:t xml:space="preserve">If yes, </w:t>
      </w:r>
      <w:r w:rsidR="5854D8D1">
        <w:t>refer</w:t>
      </w:r>
      <w:r w:rsidR="6C8C30D9">
        <w:t xml:space="preserve"> to point C below.</w:t>
      </w:r>
      <w:r w:rsidR="5E99E29C">
        <w:br/>
      </w:r>
    </w:p>
    <w:p w14:paraId="71C7B7CD" w14:textId="011C3265" w:rsidR="00C07688" w:rsidRDefault="6C8C30D9" w:rsidP="00E850EF">
      <w:pPr>
        <w:pStyle w:val="ListParagraph"/>
        <w:numPr>
          <w:ilvl w:val="1"/>
          <w:numId w:val="81"/>
        </w:numPr>
      </w:pPr>
      <w:r w:rsidRPr="71D018AC">
        <w:rPr>
          <w:b/>
          <w:bCs/>
        </w:rPr>
        <w:t>If no</w:t>
      </w:r>
      <w:r>
        <w:t xml:space="preserve">, new accommodation will need to be found. </w:t>
      </w:r>
    </w:p>
    <w:p w14:paraId="139C4E1C" w14:textId="0981E4A9" w:rsidR="00C07688" w:rsidRDefault="6C8C30D9" w:rsidP="00E850EF">
      <w:pPr>
        <w:pStyle w:val="ListParagraph"/>
        <w:numPr>
          <w:ilvl w:val="2"/>
          <w:numId w:val="81"/>
        </w:numPr>
      </w:pPr>
      <w:r>
        <w:t xml:space="preserve">You can follow the </w:t>
      </w:r>
      <w:hyperlink w:anchor="_Re-matching">
        <w:r w:rsidRPr="7B64999A">
          <w:rPr>
            <w:rStyle w:val="Hyperlink"/>
          </w:rPr>
          <w:t>re-matching process</w:t>
        </w:r>
      </w:hyperlink>
      <w:r>
        <w:t xml:space="preserve"> to find them suitable accommodation. In the short term, this may include emergency accommodation.  </w:t>
      </w:r>
      <w:r w:rsidR="5E99E29C">
        <w:br/>
      </w:r>
    </w:p>
    <w:p w14:paraId="031E1086" w14:textId="111B7365" w:rsidR="00C07688" w:rsidRDefault="00D97086" w:rsidP="00E850EF">
      <w:pPr>
        <w:pStyle w:val="ListParagraph"/>
        <w:numPr>
          <w:ilvl w:val="1"/>
          <w:numId w:val="81"/>
        </w:numPr>
      </w:pPr>
      <w:r>
        <w:t xml:space="preserve">update the placement </w:t>
      </w:r>
      <w:r w:rsidR="002474B8">
        <w:t>tracking records.  If you were unaware the household had left</w:t>
      </w:r>
      <w:r w:rsidR="00C47B5C">
        <w:t xml:space="preserve">, you will need to </w:t>
      </w:r>
    </w:p>
    <w:p w14:paraId="1B1307BC" w14:textId="2F9E1467" w:rsidR="00C07688" w:rsidRDefault="00B17099" w:rsidP="00E850EF">
      <w:pPr>
        <w:pStyle w:val="ListParagraph"/>
        <w:numPr>
          <w:ilvl w:val="2"/>
          <w:numId w:val="81"/>
        </w:numPr>
      </w:pPr>
      <w:hyperlink w:anchor="_Closing_a_placement">
        <w:r w:rsidR="5CA94701" w:rsidRPr="7B64999A">
          <w:rPr>
            <w:rStyle w:val="Hyperlink"/>
          </w:rPr>
          <w:t>close the original placement record</w:t>
        </w:r>
      </w:hyperlink>
    </w:p>
    <w:p w14:paraId="7756A87D" w14:textId="0729DD13" w:rsidR="00C07688" w:rsidRDefault="00B17099" w:rsidP="00E850EF">
      <w:pPr>
        <w:pStyle w:val="ListParagraph"/>
        <w:numPr>
          <w:ilvl w:val="2"/>
          <w:numId w:val="81"/>
        </w:numPr>
      </w:pPr>
      <w:hyperlink w:anchor="_Creating_a_new">
        <w:r w:rsidR="5AF23584" w:rsidRPr="7B64999A">
          <w:rPr>
            <w:rStyle w:val="Hyperlink"/>
          </w:rPr>
          <w:t xml:space="preserve">create a </w:t>
        </w:r>
        <w:r w:rsidR="1580CCC8" w:rsidRPr="7B64999A">
          <w:rPr>
            <w:rStyle w:val="Hyperlink"/>
          </w:rPr>
          <w:t>new placement record</w:t>
        </w:r>
      </w:hyperlink>
      <w:r w:rsidR="296E02DC">
        <w:t xml:space="preserve"> for repatriation.</w:t>
      </w:r>
      <w:r w:rsidR="00992E7D">
        <w:t xml:space="preserve"> This is important for funding purposes.</w:t>
      </w:r>
    </w:p>
    <w:p w14:paraId="47E39A12" w14:textId="4CA6DE88" w:rsidR="43BC029B" w:rsidRDefault="0FBC1B56" w:rsidP="00E850EF">
      <w:pPr>
        <w:pStyle w:val="ListParagraph"/>
        <w:numPr>
          <w:ilvl w:val="1"/>
          <w:numId w:val="81"/>
        </w:numPr>
      </w:pPr>
      <w:r>
        <w:t>Once the household is assigned to ‘</w:t>
      </w:r>
      <w:r w:rsidR="7D3C4EC7">
        <w:t>(</w:t>
      </w:r>
      <w:r>
        <w:t>out</w:t>
      </w:r>
      <w:r w:rsidR="54E7FAF9">
        <w:t>side</w:t>
      </w:r>
      <w:r>
        <w:t xml:space="preserve"> of UK</w:t>
      </w:r>
      <w:r w:rsidR="0ED61BE2">
        <w:t>)</w:t>
      </w:r>
      <w:r>
        <w:t xml:space="preserve">’ in the repatriation placement tracking record, it will </w:t>
      </w:r>
      <w:r w:rsidR="5F1D2406">
        <w:t>disappear</w:t>
      </w:r>
      <w:r>
        <w:t xml:space="preserve"> from your view. Email the Contact Centre (</w:t>
      </w:r>
      <w:hyperlink r:id="rId92">
        <w:r>
          <w:t>wnsadmin@cardiff.gov.uk</w:t>
        </w:r>
      </w:hyperlink>
      <w:r>
        <w:t xml:space="preserve">) with the FAM/WG household reference and ask them to </w:t>
      </w:r>
      <w:r w:rsidR="00B15FF0">
        <w:t>re-assign</w:t>
      </w:r>
      <w:r>
        <w:t xml:space="preserve"> the household record.</w:t>
      </w:r>
    </w:p>
    <w:p w14:paraId="1E128616" w14:textId="14163572" w:rsidR="43BC029B" w:rsidRDefault="43BC029B" w:rsidP="00E850EF">
      <w:pPr>
        <w:pStyle w:val="ListParagraph"/>
        <w:numPr>
          <w:ilvl w:val="1"/>
          <w:numId w:val="81"/>
        </w:numPr>
      </w:pPr>
      <w:r>
        <w:t>The Contact Centre will close the repatriation placement record</w:t>
      </w:r>
      <w:r w:rsidR="70AC635F">
        <w:t xml:space="preserve"> and start a new placement tracking record to assign it back to the local authority.</w:t>
      </w:r>
    </w:p>
    <w:p w14:paraId="6355CCEE" w14:textId="17B251B1" w:rsidR="613D615D" w:rsidRDefault="613D615D" w:rsidP="00E850EF">
      <w:pPr>
        <w:pStyle w:val="ListParagraph"/>
        <w:numPr>
          <w:ilvl w:val="1"/>
          <w:numId w:val="81"/>
        </w:numPr>
      </w:pPr>
      <w:r>
        <w:t xml:space="preserve">Once the household record is returned, complete the </w:t>
      </w:r>
      <w:r w:rsidR="43BC029B">
        <w:t>placement tracking record</w:t>
      </w:r>
      <w:r w:rsidR="7275C579">
        <w:t xml:space="preserve"> with required details</w:t>
      </w:r>
      <w:r w:rsidR="43BC029B">
        <w:t>.</w:t>
      </w:r>
      <w:r>
        <w:br/>
      </w:r>
    </w:p>
    <w:p w14:paraId="78586DFC" w14:textId="219C0D38" w:rsidR="00C94380" w:rsidRDefault="00B17099" w:rsidP="00E850EF">
      <w:pPr>
        <w:pStyle w:val="ListParagraph"/>
        <w:numPr>
          <w:ilvl w:val="0"/>
          <w:numId w:val="81"/>
        </w:numPr>
      </w:pPr>
      <w:hyperlink w:anchor="_Using_Case_Notes">
        <w:r w:rsidR="5AF23584" w:rsidRPr="7B64999A">
          <w:rPr>
            <w:rStyle w:val="Hyperlink"/>
          </w:rPr>
          <w:t>Update case note</w:t>
        </w:r>
        <w:r w:rsidR="18D0E2FF" w:rsidRPr="7B64999A">
          <w:rPr>
            <w:rStyle w:val="Hyperlink"/>
          </w:rPr>
          <w:t>s</w:t>
        </w:r>
      </w:hyperlink>
      <w:r w:rsidR="00992E7D">
        <w:t xml:space="preserve"> </w:t>
      </w:r>
      <w:r w:rsidR="041CF240">
        <w:t>as needed.</w:t>
      </w:r>
    </w:p>
    <w:p w14:paraId="618FBEC7" w14:textId="77777777" w:rsidR="004A594E" w:rsidRDefault="004A594E" w:rsidP="004A594E">
      <w:pPr>
        <w:pStyle w:val="ListParagraph"/>
      </w:pPr>
    </w:p>
    <w:p w14:paraId="60D2FA20" w14:textId="02C90C38" w:rsidR="009D1199" w:rsidRDefault="39E57227" w:rsidP="00E850EF">
      <w:pPr>
        <w:pStyle w:val="ListParagraph"/>
        <w:numPr>
          <w:ilvl w:val="0"/>
          <w:numId w:val="81"/>
        </w:numPr>
        <w:rPr>
          <w:color w:val="000000" w:themeColor="text1"/>
        </w:rPr>
      </w:pPr>
      <w:r>
        <w:t>U</w:t>
      </w:r>
      <w:r w:rsidR="70255D97">
        <w:t xml:space="preserve">pdate </w:t>
      </w:r>
      <w:hyperlink w:anchor="_Changing_Journey_Status ">
        <w:r w:rsidR="6A227C57" w:rsidRPr="7B64999A">
          <w:rPr>
            <w:rStyle w:val="Hyperlink"/>
          </w:rPr>
          <w:t>Journey Status</w:t>
        </w:r>
      </w:hyperlink>
      <w:r w:rsidR="596110B0">
        <w:t xml:space="preserve"> to ‘</w:t>
      </w:r>
      <w:r w:rsidR="45910CAA">
        <w:t xml:space="preserve">IS03 - </w:t>
      </w:r>
      <w:r w:rsidR="596110B0">
        <w:t>Moved to</w:t>
      </w:r>
      <w:r w:rsidR="46B879ED">
        <w:t xml:space="preserve"> </w:t>
      </w:r>
      <w:r w:rsidR="45910CAA">
        <w:t>Accommodation or SS10 – Moved on</w:t>
      </w:r>
      <w:r w:rsidR="585099F0">
        <w:t xml:space="preserve"> </w:t>
      </w:r>
      <w:r w:rsidR="585099F0" w:rsidRPr="7B64999A">
        <w:rPr>
          <w:color w:val="000000" w:themeColor="text1"/>
        </w:rPr>
        <w:t xml:space="preserve">or SS07 if returned to Welcome Centre accommodation.   </w:t>
      </w:r>
    </w:p>
    <w:p w14:paraId="673D789E" w14:textId="52B79D4A" w:rsidR="009D1199" w:rsidRDefault="009D1199" w:rsidP="0062241B">
      <w:pPr>
        <w:pStyle w:val="Heading3"/>
      </w:pPr>
      <w:bookmarkStart w:id="74" w:name="_Toc1258196814"/>
      <w:r>
        <w:lastRenderedPageBreak/>
        <w:br/>
        <w:t>If the household record is not assigned to your local authority</w:t>
      </w:r>
      <w:bookmarkEnd w:id="74"/>
    </w:p>
    <w:p w14:paraId="65B82FDF" w14:textId="08C8B63F" w:rsidR="77CBCA71" w:rsidRDefault="77CBCA71" w:rsidP="71D018AC">
      <w:r>
        <w:t xml:space="preserve">If the household records </w:t>
      </w:r>
      <w:r w:rsidR="772A136E">
        <w:t>are</w:t>
      </w:r>
      <w:r w:rsidR="591300AF">
        <w:t xml:space="preserve"> not</w:t>
      </w:r>
      <w:r>
        <w:t xml:space="preserve"> assigned to </w:t>
      </w:r>
      <w:r w:rsidR="5802E393">
        <w:t>your</w:t>
      </w:r>
      <w:r>
        <w:t xml:space="preserve"> local </w:t>
      </w:r>
      <w:proofErr w:type="gramStart"/>
      <w:r>
        <w:t>authority</w:t>
      </w:r>
      <w:proofErr w:type="gramEnd"/>
      <w:r w:rsidR="448CEA36">
        <w:t xml:space="preserve"> it means that either a repatriation tracking record has been completed and </w:t>
      </w:r>
      <w:r w:rsidR="7453523B">
        <w:t xml:space="preserve">is </w:t>
      </w:r>
      <w:r w:rsidR="448CEA36">
        <w:t xml:space="preserve">assigned to </w:t>
      </w:r>
      <w:r w:rsidR="6E8F44C5">
        <w:t>‘</w:t>
      </w:r>
      <w:r w:rsidR="6087582C">
        <w:t>(</w:t>
      </w:r>
      <w:r w:rsidR="448CEA36">
        <w:t>outside of UK</w:t>
      </w:r>
      <w:r w:rsidR="1569D8C9">
        <w:t>)</w:t>
      </w:r>
      <w:r w:rsidR="0F7AA0B2">
        <w:t>’</w:t>
      </w:r>
      <w:r w:rsidR="448CEA36">
        <w:t xml:space="preserve"> or the original local authority did not update their </w:t>
      </w:r>
      <w:r w:rsidR="17D7A0D6">
        <w:t xml:space="preserve">placement tracking </w:t>
      </w:r>
      <w:r w:rsidR="448CEA36">
        <w:t>records.</w:t>
      </w:r>
      <w:r>
        <w:br/>
      </w:r>
    </w:p>
    <w:p w14:paraId="4A37B173" w14:textId="18CB0F1E" w:rsidR="448CEA36" w:rsidRDefault="448CEA36" w:rsidP="00E850EF">
      <w:pPr>
        <w:pStyle w:val="ListParagraph"/>
        <w:numPr>
          <w:ilvl w:val="0"/>
          <w:numId w:val="82"/>
        </w:numPr>
      </w:pPr>
      <w:r>
        <w:t xml:space="preserve">If the household record is assigned to another local </w:t>
      </w:r>
      <w:r w:rsidR="3DE3605D">
        <w:t>authority, please</w:t>
      </w:r>
      <w:r w:rsidR="6D0D41E3">
        <w:t xml:space="preserve"> make direct contact with their Data Champion and request th</w:t>
      </w:r>
      <w:r w:rsidR="76A5E14C">
        <w:t xml:space="preserve">at the </w:t>
      </w:r>
      <w:r w:rsidR="2732BF26">
        <w:t>placement tracking record</w:t>
      </w:r>
      <w:r w:rsidR="294592AE">
        <w:t>s reflect that they have repatriated</w:t>
      </w:r>
      <w:r w:rsidR="2732BF26">
        <w:t xml:space="preserve">. </w:t>
      </w:r>
      <w:r w:rsidR="02801349">
        <w:t xml:space="preserve">This will ensure the records are transferred to </w:t>
      </w:r>
      <w:r w:rsidR="7867C0B8">
        <w:t>‘</w:t>
      </w:r>
      <w:r w:rsidR="230BB4C8">
        <w:t>(</w:t>
      </w:r>
      <w:r w:rsidR="02801349">
        <w:t>outside of UK</w:t>
      </w:r>
      <w:r w:rsidR="1A180BEA">
        <w:t>)</w:t>
      </w:r>
      <w:r w:rsidR="461EBCDD">
        <w:t>’</w:t>
      </w:r>
      <w:r w:rsidR="02801349">
        <w:t>.</w:t>
      </w:r>
      <w:r>
        <w:br/>
      </w:r>
    </w:p>
    <w:p w14:paraId="1819E52A" w14:textId="189B10BE" w:rsidR="00362440" w:rsidRPr="000E2AF4" w:rsidRDefault="571A2A36" w:rsidP="00E850EF">
      <w:pPr>
        <w:pStyle w:val="ListParagraph"/>
        <w:numPr>
          <w:ilvl w:val="0"/>
          <w:numId w:val="82"/>
        </w:numPr>
      </w:pPr>
      <w:r>
        <w:t xml:space="preserve">If </w:t>
      </w:r>
      <w:r w:rsidR="79E0490B">
        <w:t xml:space="preserve">/ once </w:t>
      </w:r>
      <w:r w:rsidR="7B3A5791">
        <w:t xml:space="preserve">the household is </w:t>
      </w:r>
      <w:r w:rsidR="32CA5650">
        <w:t>assigned to ‘</w:t>
      </w:r>
      <w:r w:rsidR="40D43884">
        <w:t>(</w:t>
      </w:r>
      <w:r w:rsidR="32CA5650">
        <w:t>out</w:t>
      </w:r>
      <w:r w:rsidR="31768313">
        <w:t>side</w:t>
      </w:r>
      <w:r w:rsidR="32CA5650">
        <w:t xml:space="preserve"> of UK</w:t>
      </w:r>
      <w:r w:rsidR="16538592">
        <w:t>)</w:t>
      </w:r>
      <w:r w:rsidR="323BF645">
        <w:t>’,</w:t>
      </w:r>
      <w:r w:rsidR="7C90A448">
        <w:t xml:space="preserve"> email the Contact Centre (</w:t>
      </w:r>
      <w:hyperlink r:id="rId93">
        <w:r w:rsidR="43FD0ED9" w:rsidRPr="7B64999A">
          <w:rPr>
            <w:rStyle w:val="Hyperlink"/>
          </w:rPr>
          <w:t>wnsadmin@cardiff.gov.uk</w:t>
        </w:r>
      </w:hyperlink>
      <w:r w:rsidR="00E20CF3">
        <w:t xml:space="preserve">) with the FAM/WG household reference and </w:t>
      </w:r>
      <w:r w:rsidR="006D568B">
        <w:t xml:space="preserve">ask them to locate the </w:t>
      </w:r>
      <w:r w:rsidR="344FE18B">
        <w:t>household record</w:t>
      </w:r>
      <w:r w:rsidR="00362440">
        <w:t>.</w:t>
      </w:r>
      <w:r w:rsidR="7C90A448">
        <w:t xml:space="preserve"> T</w:t>
      </w:r>
      <w:r w:rsidR="32CA5650">
        <w:t>he</w:t>
      </w:r>
      <w:r w:rsidR="003C449A">
        <w:t xml:space="preserve"> </w:t>
      </w:r>
      <w:r w:rsidR="00776C45">
        <w:t>Contact</w:t>
      </w:r>
      <w:r w:rsidR="003C449A">
        <w:t xml:space="preserve"> Centre will </w:t>
      </w:r>
      <w:r w:rsidR="009401B7">
        <w:t xml:space="preserve">close the repatriation placement record and </w:t>
      </w:r>
      <w:r w:rsidR="003C449A">
        <w:t>create a new placement tracking record to assign it to your local authority.</w:t>
      </w:r>
      <w:r w:rsidR="00776C45">
        <w:br/>
      </w:r>
    </w:p>
    <w:p w14:paraId="5B143086" w14:textId="1EC84C4F" w:rsidR="2B2E03FB" w:rsidRDefault="2B2E03FB" w:rsidP="00E850EF">
      <w:pPr>
        <w:pStyle w:val="ListParagraph"/>
        <w:numPr>
          <w:ilvl w:val="1"/>
          <w:numId w:val="81"/>
        </w:numPr>
      </w:pPr>
      <w:r>
        <w:t>You will need to consider the available</w:t>
      </w:r>
      <w:r w:rsidR="6D8EAADD">
        <w:t xml:space="preserve"> accommodation and whether the household has resided in the county previously and whether that placement </w:t>
      </w:r>
      <w:r w:rsidR="70C9129C">
        <w:t xml:space="preserve">(Welcome Centre or Host/Sponsor) </w:t>
      </w:r>
      <w:r w:rsidR="6D8EAADD">
        <w:t xml:space="preserve">is still available. </w:t>
      </w:r>
    </w:p>
    <w:p w14:paraId="1DF12569" w14:textId="2A89355A" w:rsidR="57A78A44" w:rsidRDefault="57A78A44" w:rsidP="00E850EF">
      <w:pPr>
        <w:pStyle w:val="ListParagraph"/>
        <w:numPr>
          <w:ilvl w:val="1"/>
          <w:numId w:val="81"/>
        </w:numPr>
      </w:pPr>
      <w:r w:rsidRPr="7B64999A">
        <w:rPr>
          <w:b/>
        </w:rPr>
        <w:t xml:space="preserve">If </w:t>
      </w:r>
      <w:r w:rsidR="4ED98B79" w:rsidRPr="7B64999A">
        <w:rPr>
          <w:b/>
        </w:rPr>
        <w:t>the</w:t>
      </w:r>
      <w:r w:rsidR="5E198192" w:rsidRPr="7B64999A">
        <w:rPr>
          <w:b/>
        </w:rPr>
        <w:t xml:space="preserve"> previous placement is available</w:t>
      </w:r>
      <w:r w:rsidRPr="7B64999A">
        <w:rPr>
          <w:b/>
        </w:rPr>
        <w:t xml:space="preserve">, </w:t>
      </w:r>
      <w:r w:rsidR="1B407805" w:rsidRPr="7B64999A">
        <w:rPr>
          <w:b/>
        </w:rPr>
        <w:t>you can complete the placement tracking record</w:t>
      </w:r>
      <w:r w:rsidR="0038A656" w:rsidRPr="7B64999A">
        <w:rPr>
          <w:b/>
        </w:rPr>
        <w:t>.</w:t>
      </w:r>
    </w:p>
    <w:p w14:paraId="476F806A" w14:textId="6F8A1EFA" w:rsidR="1ACB620F" w:rsidRDefault="57A78A44" w:rsidP="00E850EF">
      <w:pPr>
        <w:pStyle w:val="ListParagraph"/>
        <w:numPr>
          <w:ilvl w:val="1"/>
          <w:numId w:val="81"/>
        </w:numPr>
      </w:pPr>
      <w:r w:rsidRPr="7B64999A">
        <w:rPr>
          <w:b/>
        </w:rPr>
        <w:t xml:space="preserve">If </w:t>
      </w:r>
      <w:r w:rsidR="3E6D2811" w:rsidRPr="7B64999A">
        <w:rPr>
          <w:b/>
        </w:rPr>
        <w:t xml:space="preserve">the </w:t>
      </w:r>
      <w:r w:rsidR="2F68623C" w:rsidRPr="7B64999A">
        <w:rPr>
          <w:b/>
        </w:rPr>
        <w:t>household</w:t>
      </w:r>
      <w:r w:rsidR="3E6D2811" w:rsidRPr="7B64999A">
        <w:rPr>
          <w:b/>
        </w:rPr>
        <w:t xml:space="preserve"> is a new arrival to your local authority or the placement is no longer available</w:t>
      </w:r>
      <w:r>
        <w:t xml:space="preserve">, new accommodation will need to be found. You can follow the </w:t>
      </w:r>
      <w:hyperlink w:anchor="_Re-matching">
        <w:r w:rsidRPr="7B64999A">
          <w:rPr>
            <w:rStyle w:val="Hyperlink"/>
          </w:rPr>
          <w:t>re-matching process</w:t>
        </w:r>
      </w:hyperlink>
      <w:r>
        <w:t xml:space="preserve"> to find them suitable accommodation. In the short term, this may include emergency accommodation.  </w:t>
      </w:r>
      <w:r w:rsidR="03B199E9">
        <w:t xml:space="preserve"> </w:t>
      </w:r>
      <w:r w:rsidR="6D7A4329">
        <w:t xml:space="preserve">Once accommodation has been identified you can complete the </w:t>
      </w:r>
      <w:r w:rsidR="2FA4C08A">
        <w:t>new placement tracking record.</w:t>
      </w:r>
    </w:p>
    <w:p w14:paraId="0444DC8E" w14:textId="055AFF68" w:rsidR="002F27AA" w:rsidRDefault="009E740D" w:rsidP="009E740D">
      <w:pPr>
        <w:pStyle w:val="Heading1"/>
        <w:pageBreakBefore/>
        <w:spacing w:after="200"/>
      </w:pPr>
      <w:bookmarkStart w:id="75" w:name="_Toc1489409653"/>
      <w:r>
        <w:lastRenderedPageBreak/>
        <w:t xml:space="preserve">Using the Sponsor </w:t>
      </w:r>
      <w:r w:rsidR="002F27AA">
        <w:t>Section</w:t>
      </w:r>
      <w:bookmarkEnd w:id="75"/>
    </w:p>
    <w:p w14:paraId="43F6D9CD" w14:textId="63776D01" w:rsidR="266873DF" w:rsidRDefault="266873DF" w:rsidP="72E95857">
      <w:pPr>
        <w:rPr>
          <w:b/>
          <w:bCs/>
        </w:rPr>
      </w:pPr>
      <w:r w:rsidRPr="72E95857">
        <w:rPr>
          <w:b/>
          <w:bCs/>
        </w:rPr>
        <w:t>Definitions</w:t>
      </w:r>
      <w:r w:rsidR="00452C06" w:rsidRPr="72E95857">
        <w:rPr>
          <w:b/>
          <w:bCs/>
        </w:rPr>
        <w:t>:</w:t>
      </w:r>
    </w:p>
    <w:p w14:paraId="69B19A2D" w14:textId="346FCAB1" w:rsidR="10582D76" w:rsidRDefault="10582D76" w:rsidP="72E95857">
      <w:r>
        <w:t xml:space="preserve">A </w:t>
      </w:r>
      <w:r w:rsidR="6471165B">
        <w:t>S</w:t>
      </w:r>
      <w:r>
        <w:t xml:space="preserve">ponsor is the person who sponsor’s the visa for the </w:t>
      </w:r>
      <w:r w:rsidR="3C2B45B8">
        <w:t>individual.</w:t>
      </w:r>
      <w:r w:rsidR="44170D5A">
        <w:t xml:space="preserve">  For Super Sponsor that is the Welsh Government but for Individual Sponsor Route, that would be the host providing them with </w:t>
      </w:r>
      <w:r w:rsidR="2F2E4877">
        <w:t>accommodation</w:t>
      </w:r>
      <w:r w:rsidR="44170D5A">
        <w:t>.</w:t>
      </w:r>
    </w:p>
    <w:p w14:paraId="140ABCF7" w14:textId="7D07FE32" w:rsidR="3C2B45B8" w:rsidRDefault="3C2B45B8" w:rsidP="72E95857">
      <w:r>
        <w:t>A Host is the person providing accommodation for the household(s)</w:t>
      </w:r>
      <w:r w:rsidR="457DF09F">
        <w:t>.</w:t>
      </w:r>
    </w:p>
    <w:p w14:paraId="4BBB13D3" w14:textId="23E7C23F" w:rsidR="125560AC" w:rsidRDefault="125560AC" w:rsidP="72E95857">
      <w:r>
        <w:t>A</w:t>
      </w:r>
      <w:r w:rsidR="217DA9EC">
        <w:t xml:space="preserve">n individual </w:t>
      </w:r>
      <w:r w:rsidR="4E9DA83B">
        <w:t>can be</w:t>
      </w:r>
      <w:r w:rsidR="217DA9EC">
        <w:t xml:space="preserve"> both sponsor and host. </w:t>
      </w:r>
    </w:p>
    <w:p w14:paraId="28CD3EA4" w14:textId="414F9E32" w:rsidR="00CF5F1B" w:rsidRDefault="002F27AA" w:rsidP="002F27AA">
      <w:pPr>
        <w:pStyle w:val="Heading2"/>
      </w:pPr>
      <w:bookmarkStart w:id="76" w:name="_Adding_a_New"/>
      <w:bookmarkStart w:id="77" w:name="_Toc1497949387"/>
      <w:bookmarkEnd w:id="76"/>
      <w:r>
        <w:br/>
        <w:t>A</w:t>
      </w:r>
      <w:r w:rsidR="00CF5F1B">
        <w:t>dding a New Sponsor/Host</w:t>
      </w:r>
      <w:bookmarkEnd w:id="77"/>
    </w:p>
    <w:p w14:paraId="1597EDC0" w14:textId="2AFAFEFD" w:rsidR="00FB4774" w:rsidRDefault="000C2652" w:rsidP="00E850EF">
      <w:pPr>
        <w:numPr>
          <w:ilvl w:val="0"/>
          <w:numId w:val="64"/>
        </w:numPr>
        <w:pBdr>
          <w:left w:val="none" w:sz="0" w:space="11" w:color="auto"/>
        </w:pBdr>
      </w:pPr>
      <w:r>
        <w:t xml:space="preserve">Click on the </w:t>
      </w:r>
      <w:bookmarkStart w:id="78" w:name="_Menus"/>
      <w:r w:rsidRPr="18099C84">
        <w:rPr>
          <w:color w:val="2B579A"/>
        </w:rPr>
        <w:fldChar w:fldCharType="begin"/>
      </w:r>
      <w:r>
        <w:instrText xml:space="preserve"> HYPERLINK  \l "_Sponsor" </w:instrText>
      </w:r>
      <w:r w:rsidRPr="18099C84">
        <w:rPr>
          <w:color w:val="2B579A"/>
        </w:rPr>
        <w:fldChar w:fldCharType="separate"/>
      </w:r>
      <w:r w:rsidRPr="18099C84">
        <w:rPr>
          <w:rStyle w:val="Hyperlink"/>
        </w:rPr>
        <w:t xml:space="preserve">Sponsor </w:t>
      </w:r>
      <w:r w:rsidR="00EB3BFF" w:rsidRPr="18099C84">
        <w:rPr>
          <w:rStyle w:val="Hyperlink"/>
        </w:rPr>
        <w:t>section</w:t>
      </w:r>
      <w:r w:rsidRPr="18099C84">
        <w:rPr>
          <w:color w:val="2B579A"/>
        </w:rPr>
        <w:fldChar w:fldCharType="end"/>
      </w:r>
      <w:r w:rsidR="00EB3BFF">
        <w:t xml:space="preserve"> </w:t>
      </w:r>
      <w:bookmarkEnd w:id="78"/>
      <w:r w:rsidR="00EB3BFF">
        <w:t>in left hand navigation</w:t>
      </w:r>
      <w:r w:rsidR="00F35BEE">
        <w:t>.</w:t>
      </w:r>
    </w:p>
    <w:p w14:paraId="3C7C570F" w14:textId="5B7AEB0B" w:rsidR="002D32DD" w:rsidRDefault="00FB4774" w:rsidP="00FB4774">
      <w:pPr>
        <w:pBdr>
          <w:left w:val="none" w:sz="0" w:space="11" w:color="auto"/>
        </w:pBdr>
        <w:ind w:left="855"/>
      </w:pPr>
      <w:r>
        <w:rPr>
          <w:noProof/>
          <w:color w:val="2B579A"/>
          <w:shd w:val="clear" w:color="auto" w:fill="E6E6E6"/>
        </w:rPr>
        <w:drawing>
          <wp:inline distT="0" distB="0" distL="0" distR="0" wp14:anchorId="1819A473" wp14:editId="7274B7B5">
            <wp:extent cx="1409700" cy="1394623"/>
            <wp:effectExtent l="0" t="0" r="0" b="0"/>
            <wp:docPr id="41" name="Picture 4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with medium confiden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13422" cy="1398305"/>
                    </a:xfrm>
                    <a:prstGeom prst="rect">
                      <a:avLst/>
                    </a:prstGeom>
                    <a:noFill/>
                    <a:ln>
                      <a:noFill/>
                    </a:ln>
                  </pic:spPr>
                </pic:pic>
              </a:graphicData>
            </a:graphic>
          </wp:inline>
        </w:drawing>
      </w:r>
    </w:p>
    <w:p w14:paraId="623C4A7E" w14:textId="799B10EA" w:rsidR="00FB4774" w:rsidRDefault="00FB4774" w:rsidP="00E850EF">
      <w:pPr>
        <w:numPr>
          <w:ilvl w:val="0"/>
          <w:numId w:val="64"/>
        </w:numPr>
        <w:pBdr>
          <w:left w:val="none" w:sz="0" w:space="11" w:color="auto"/>
        </w:pBdr>
      </w:pPr>
      <w:r>
        <w:t xml:space="preserve">Click </w:t>
      </w:r>
      <w:r w:rsidR="003D120C">
        <w:t>New</w:t>
      </w:r>
      <w:r>
        <w:t xml:space="preserve"> at the top of the screen to </w:t>
      </w:r>
      <w:r w:rsidR="005723EA">
        <w:t xml:space="preserve">open </w:t>
      </w:r>
      <w:r w:rsidR="00CF1EB6">
        <w:t>a</w:t>
      </w:r>
      <w:r>
        <w:t xml:space="preserve"> blank </w:t>
      </w:r>
      <w:r w:rsidR="005723EA">
        <w:t xml:space="preserve">sponsor </w:t>
      </w:r>
      <w:r>
        <w:t>record</w:t>
      </w:r>
      <w:r w:rsidR="00F35BEE">
        <w:t>.</w:t>
      </w:r>
    </w:p>
    <w:p w14:paraId="1B446B14" w14:textId="74CB21A3" w:rsidR="007C17B9" w:rsidRDefault="007C17B9" w:rsidP="007C17B9">
      <w:pPr>
        <w:pBdr>
          <w:left w:val="none" w:sz="0" w:space="11" w:color="auto"/>
        </w:pBdr>
        <w:ind w:left="855"/>
      </w:pPr>
      <w:r w:rsidRPr="007C17B9">
        <w:rPr>
          <w:noProof/>
          <w:color w:val="2B579A"/>
          <w:shd w:val="clear" w:color="auto" w:fill="E6E6E6"/>
        </w:rPr>
        <w:drawing>
          <wp:inline distT="0" distB="0" distL="0" distR="0" wp14:anchorId="2FD64F12" wp14:editId="44382DF6">
            <wp:extent cx="3019425" cy="416908"/>
            <wp:effectExtent l="0" t="0" r="0" b="2540"/>
            <wp:docPr id="80" name="Picture 8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chart&#10;&#10;Description automatically generated"/>
                    <pic:cNvPicPr/>
                  </pic:nvPicPr>
                  <pic:blipFill>
                    <a:blip r:embed="rId95"/>
                    <a:stretch>
                      <a:fillRect/>
                    </a:stretch>
                  </pic:blipFill>
                  <pic:spPr>
                    <a:xfrm>
                      <a:off x="0" y="0"/>
                      <a:ext cx="3046745" cy="420680"/>
                    </a:xfrm>
                    <a:prstGeom prst="rect">
                      <a:avLst/>
                    </a:prstGeom>
                  </pic:spPr>
                </pic:pic>
              </a:graphicData>
            </a:graphic>
          </wp:inline>
        </w:drawing>
      </w:r>
    </w:p>
    <w:p w14:paraId="2B496CEA" w14:textId="38CED9C1" w:rsidR="00640C61" w:rsidRDefault="002D3968" w:rsidP="00E850EF">
      <w:pPr>
        <w:numPr>
          <w:ilvl w:val="0"/>
          <w:numId w:val="64"/>
        </w:numPr>
        <w:pBdr>
          <w:left w:val="none" w:sz="0" w:space="11" w:color="auto"/>
        </w:pBdr>
      </w:pPr>
      <w:r>
        <w:t xml:space="preserve">Complete the fields within the </w:t>
      </w:r>
      <w:r w:rsidR="00515815">
        <w:t>Summary Tab</w:t>
      </w:r>
      <w:r w:rsidR="00E96C34">
        <w:t xml:space="preserve"> </w:t>
      </w:r>
      <w:r w:rsidR="00640C61">
        <w:t>noting the following:</w:t>
      </w:r>
    </w:p>
    <w:p w14:paraId="21505282" w14:textId="2DD628E8" w:rsidR="00FB4774" w:rsidRDefault="00646A84" w:rsidP="00E850EF">
      <w:pPr>
        <w:numPr>
          <w:ilvl w:val="1"/>
          <w:numId w:val="64"/>
        </w:numPr>
        <w:pBdr>
          <w:left w:val="none" w:sz="0" w:space="11" w:color="auto"/>
        </w:pBdr>
      </w:pPr>
      <w:r>
        <w:t>Within the ‘Type’ field, selec</w:t>
      </w:r>
      <w:r w:rsidR="00BB7E6C">
        <w:t xml:space="preserve">t host to reflect that it is someone who has </w:t>
      </w:r>
      <w:r w:rsidR="0055278D">
        <w:t xml:space="preserve">offered accommodation through </w:t>
      </w:r>
      <w:r w:rsidR="00241606">
        <w:t>E</w:t>
      </w:r>
      <w:r w:rsidR="00DE47EE">
        <w:t xml:space="preserve">xpression </w:t>
      </w:r>
      <w:r w:rsidR="00241606">
        <w:t>o</w:t>
      </w:r>
      <w:r w:rsidR="00DE47EE">
        <w:t xml:space="preserve">f </w:t>
      </w:r>
      <w:r w:rsidR="00241606">
        <w:t>I</w:t>
      </w:r>
      <w:r w:rsidR="00DE47EE">
        <w:t>nterest (</w:t>
      </w:r>
      <w:proofErr w:type="spellStart"/>
      <w:r w:rsidR="00DE47EE">
        <w:t>EoI</w:t>
      </w:r>
      <w:proofErr w:type="spellEnd"/>
      <w:r w:rsidR="00DE47EE">
        <w:t>)</w:t>
      </w:r>
      <w:r w:rsidR="00241606">
        <w:t xml:space="preserve"> as part of the Super Sponsor Scheme.</w:t>
      </w:r>
      <w:r w:rsidR="00B633FD">
        <w:t xml:space="preserve"> In the unlikely event you need to create a new record for </w:t>
      </w:r>
      <w:r w:rsidR="00AB3860">
        <w:t xml:space="preserve">someone offering accommodation </w:t>
      </w:r>
      <w:r w:rsidR="00BE2162">
        <w:t>through the Homes for Ukraine Scheme, you would select Sponsor.</w:t>
      </w:r>
    </w:p>
    <w:p w14:paraId="0CD98438" w14:textId="49320E45" w:rsidR="00640C61" w:rsidRDefault="00F70A7B" w:rsidP="00E850EF">
      <w:pPr>
        <w:numPr>
          <w:ilvl w:val="1"/>
          <w:numId w:val="64"/>
        </w:numPr>
        <w:pBdr>
          <w:left w:val="none" w:sz="0" w:space="11" w:color="auto"/>
        </w:pBdr>
      </w:pPr>
      <w:r>
        <w:t xml:space="preserve">Address </w:t>
      </w:r>
      <w:r w:rsidR="00296251">
        <w:t>refers</w:t>
      </w:r>
      <w:r w:rsidR="006435FA">
        <w:t xml:space="preserve"> to the </w:t>
      </w:r>
      <w:r w:rsidR="0039663F">
        <w:t xml:space="preserve">home </w:t>
      </w:r>
      <w:r w:rsidR="00985D6B">
        <w:t xml:space="preserve">that the host lives in, rather than the address of the accommodation </w:t>
      </w:r>
      <w:r w:rsidR="00DE47EE">
        <w:t>being</w:t>
      </w:r>
      <w:r w:rsidR="00985D6B">
        <w:t xml:space="preserve"> offer</w:t>
      </w:r>
      <w:r w:rsidR="00DE47EE">
        <w:t>ed</w:t>
      </w:r>
      <w:r w:rsidR="00985D6B">
        <w:t>.</w:t>
      </w:r>
    </w:p>
    <w:p w14:paraId="6BEB7B3F" w14:textId="5514BBE6" w:rsidR="00515815" w:rsidRDefault="00515815" w:rsidP="00E850EF">
      <w:pPr>
        <w:numPr>
          <w:ilvl w:val="1"/>
          <w:numId w:val="64"/>
        </w:numPr>
        <w:pBdr>
          <w:left w:val="none" w:sz="0" w:space="11" w:color="auto"/>
        </w:pBdr>
      </w:pPr>
      <w:r>
        <w:t>Once checks are completed</w:t>
      </w:r>
      <w:r w:rsidR="000F2D5D">
        <w:t xml:space="preserve"> and the host is active and receiving their monthly contribution, you will be able to add their finance system </w:t>
      </w:r>
      <w:r w:rsidR="00296251">
        <w:t>reference and other details within this section for reference. It will not link directly to your local finance systems.</w:t>
      </w:r>
    </w:p>
    <w:p w14:paraId="6BF4F8F2" w14:textId="750D7537" w:rsidR="006C5291" w:rsidRDefault="006C5291" w:rsidP="00E850EF">
      <w:pPr>
        <w:numPr>
          <w:ilvl w:val="0"/>
          <w:numId w:val="64"/>
        </w:numPr>
        <w:pBdr>
          <w:left w:val="none" w:sz="0" w:space="11" w:color="auto"/>
        </w:pBdr>
      </w:pPr>
      <w:r>
        <w:t xml:space="preserve">Update </w:t>
      </w:r>
      <w:hyperlink w:anchor="_Using_Case_Notes" w:history="1">
        <w:r w:rsidRPr="00785D2B">
          <w:rPr>
            <w:rStyle w:val="Hyperlink"/>
          </w:rPr>
          <w:t>Case Notes and Activities</w:t>
        </w:r>
      </w:hyperlink>
      <w:r>
        <w:t xml:space="preserve"> as appropriate.</w:t>
      </w:r>
    </w:p>
    <w:p w14:paraId="65F33F8E" w14:textId="1C05F454" w:rsidR="00E26EF4" w:rsidRDefault="00E26EF4" w:rsidP="00E850EF">
      <w:pPr>
        <w:numPr>
          <w:ilvl w:val="0"/>
          <w:numId w:val="64"/>
        </w:numPr>
        <w:pBdr>
          <w:left w:val="none" w:sz="0" w:space="11" w:color="auto"/>
        </w:pBdr>
      </w:pPr>
      <w:r>
        <w:lastRenderedPageBreak/>
        <w:t>Click Save</w:t>
      </w:r>
      <w:r w:rsidR="008F0E48">
        <w:t>.</w:t>
      </w:r>
    </w:p>
    <w:p w14:paraId="64BD2852" w14:textId="1598991A" w:rsidR="00CF5F1B" w:rsidRDefault="00CF5F1B" w:rsidP="00FB4774">
      <w:pPr>
        <w:ind w:left="567"/>
      </w:pPr>
    </w:p>
    <w:p w14:paraId="4A44FA74" w14:textId="4344CD6C" w:rsidR="00CF5F1B" w:rsidRDefault="00CF5F1B" w:rsidP="002F27AA">
      <w:pPr>
        <w:pStyle w:val="Heading2"/>
      </w:pPr>
      <w:bookmarkStart w:id="79" w:name="_Adding_Host_Addresses"/>
      <w:bookmarkStart w:id="80" w:name="_Toc590382313"/>
      <w:bookmarkEnd w:id="79"/>
      <w:r>
        <w:t xml:space="preserve">Adding </w:t>
      </w:r>
      <w:r w:rsidR="00873B7A">
        <w:t>Host</w:t>
      </w:r>
      <w:r>
        <w:t xml:space="preserve"> </w:t>
      </w:r>
      <w:r w:rsidR="00873B7A">
        <w:t>A</w:t>
      </w:r>
      <w:r>
        <w:t>ddresses</w:t>
      </w:r>
      <w:bookmarkEnd w:id="80"/>
    </w:p>
    <w:p w14:paraId="47258575" w14:textId="4FA9D4E0" w:rsidR="00685BF2" w:rsidRDefault="005F0D2A" w:rsidP="00C80BB8">
      <w:r>
        <w:t xml:space="preserve">A host address </w:t>
      </w:r>
      <w:r w:rsidR="00115BEC">
        <w:t xml:space="preserve">is the address of accommodation </w:t>
      </w:r>
      <w:r w:rsidR="001F74EE">
        <w:t xml:space="preserve">being offered to house </w:t>
      </w:r>
      <w:r w:rsidR="00047327">
        <w:t>Ukrainians</w:t>
      </w:r>
      <w:r w:rsidR="001F74EE">
        <w:t xml:space="preserve"> travelling to Wales.  A host can </w:t>
      </w:r>
      <w:r w:rsidR="00047327">
        <w:t>have multiple addresses depending on when the</w:t>
      </w:r>
      <w:r w:rsidR="00685BF2">
        <w:t xml:space="preserve"> number of properties being offered.</w:t>
      </w:r>
      <w:r w:rsidR="00D663E0">
        <w:t xml:space="preserve"> The host may or may not live at the address.</w:t>
      </w:r>
    </w:p>
    <w:p w14:paraId="2F9BF105" w14:textId="77777777" w:rsidR="00685BF2" w:rsidRDefault="00685BF2" w:rsidP="00C80BB8">
      <w:r>
        <w:t>To add a host address you need to:</w:t>
      </w:r>
    </w:p>
    <w:p w14:paraId="70A607DC" w14:textId="1EB74972" w:rsidR="004B07CC" w:rsidRDefault="005F692B" w:rsidP="00E850EF">
      <w:pPr>
        <w:numPr>
          <w:ilvl w:val="0"/>
          <w:numId w:val="65"/>
        </w:numPr>
        <w:pBdr>
          <w:left w:val="none" w:sz="0" w:space="11" w:color="auto"/>
        </w:pBdr>
      </w:pPr>
      <w:r>
        <w:t xml:space="preserve">Click on the </w:t>
      </w:r>
      <w:hyperlink w:anchor="_Sponsor" w:history="1">
        <w:r w:rsidRPr="00E70E72">
          <w:rPr>
            <w:rStyle w:val="Hyperlink"/>
          </w:rPr>
          <w:t>Sponsor section</w:t>
        </w:r>
      </w:hyperlink>
      <w:r>
        <w:t xml:space="preserve"> in left hand navigation</w:t>
      </w:r>
      <w:r w:rsidR="00B43514">
        <w:t xml:space="preserve"> and find the sponsor record required.</w:t>
      </w:r>
    </w:p>
    <w:p w14:paraId="1AC560DC" w14:textId="7F5390D4" w:rsidR="005F692B" w:rsidRDefault="00B43514" w:rsidP="00E850EF">
      <w:pPr>
        <w:numPr>
          <w:ilvl w:val="0"/>
          <w:numId w:val="65"/>
        </w:numPr>
        <w:pBdr>
          <w:left w:val="none" w:sz="0" w:space="11" w:color="auto"/>
        </w:pBdr>
      </w:pPr>
      <w:r>
        <w:t xml:space="preserve">Open the </w:t>
      </w:r>
      <w:r w:rsidR="006301BA">
        <w:t>S</w:t>
      </w:r>
      <w:r w:rsidR="005F692B">
        <w:t>ponsor record</w:t>
      </w:r>
      <w:r w:rsidR="00F133E6">
        <w:t>.</w:t>
      </w:r>
    </w:p>
    <w:p w14:paraId="3E7F7DAD" w14:textId="56E168C4" w:rsidR="00B43514" w:rsidRDefault="00B43514" w:rsidP="00E850EF">
      <w:pPr>
        <w:numPr>
          <w:ilvl w:val="0"/>
          <w:numId w:val="65"/>
        </w:numPr>
        <w:pBdr>
          <w:left w:val="none" w:sz="0" w:space="11" w:color="auto"/>
        </w:pBdr>
      </w:pPr>
      <w:r>
        <w:t xml:space="preserve">Click on the Host </w:t>
      </w:r>
      <w:r w:rsidR="00C142A2">
        <w:t xml:space="preserve">Addresses </w:t>
      </w:r>
      <w:r>
        <w:t>Tab</w:t>
      </w:r>
      <w:r w:rsidR="00C142A2">
        <w:t xml:space="preserve"> and click on New Host Address</w:t>
      </w:r>
    </w:p>
    <w:p w14:paraId="38B06B31" w14:textId="76DD5EAD" w:rsidR="00B43514" w:rsidRDefault="00103B4A" w:rsidP="00103B4A">
      <w:pPr>
        <w:pBdr>
          <w:left w:val="none" w:sz="0" w:space="11" w:color="auto"/>
        </w:pBdr>
        <w:ind w:left="855"/>
      </w:pPr>
      <w:r>
        <w:rPr>
          <w:noProof/>
          <w:color w:val="2B579A"/>
          <w:shd w:val="clear" w:color="auto" w:fill="E6E6E6"/>
        </w:rPr>
        <w:drawing>
          <wp:inline distT="0" distB="0" distL="0" distR="0" wp14:anchorId="3E4A2834" wp14:editId="2A180750">
            <wp:extent cx="5724525" cy="10287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724525" cy="1028700"/>
                    </a:xfrm>
                    <a:prstGeom prst="rect">
                      <a:avLst/>
                    </a:prstGeom>
                    <a:noFill/>
                    <a:ln>
                      <a:noFill/>
                    </a:ln>
                  </pic:spPr>
                </pic:pic>
              </a:graphicData>
            </a:graphic>
          </wp:inline>
        </w:drawing>
      </w:r>
    </w:p>
    <w:p w14:paraId="75EF280C" w14:textId="50441C2E" w:rsidR="005F692B" w:rsidRDefault="00781970" w:rsidP="00E850EF">
      <w:pPr>
        <w:numPr>
          <w:ilvl w:val="0"/>
          <w:numId w:val="65"/>
        </w:numPr>
        <w:pBdr>
          <w:left w:val="none" w:sz="0" w:space="11" w:color="auto"/>
        </w:pBdr>
      </w:pPr>
      <w:r>
        <w:t>Complete the form</w:t>
      </w:r>
      <w:r w:rsidR="00FD4167">
        <w:t>, considering the f</w:t>
      </w:r>
      <w:r w:rsidR="00D20982">
        <w:t>ollowing:</w:t>
      </w:r>
    </w:p>
    <w:p w14:paraId="12E4C6CC" w14:textId="6FA89F9D" w:rsidR="00D20982" w:rsidRDefault="00D20982" w:rsidP="00E850EF">
      <w:pPr>
        <w:numPr>
          <w:ilvl w:val="1"/>
          <w:numId w:val="65"/>
        </w:numPr>
        <w:pBdr>
          <w:left w:val="none" w:sz="0" w:space="11" w:color="auto"/>
        </w:pBdr>
      </w:pPr>
      <w:r>
        <w:t>Address fields are for the accommodation that is being offered</w:t>
      </w:r>
      <w:r w:rsidR="004D276C">
        <w:t xml:space="preserve"> which may not necessarily be the address at which the host live.</w:t>
      </w:r>
    </w:p>
    <w:p w14:paraId="2D12F926" w14:textId="0D667FE9" w:rsidR="004D276C" w:rsidRDefault="004D276C" w:rsidP="00E850EF">
      <w:pPr>
        <w:numPr>
          <w:ilvl w:val="1"/>
          <w:numId w:val="65"/>
        </w:numPr>
        <w:pBdr>
          <w:left w:val="none" w:sz="0" w:space="11" w:color="auto"/>
        </w:pBdr>
      </w:pPr>
      <w:r>
        <w:t>Staying with Sponsor</w:t>
      </w:r>
      <w:r w:rsidR="00C63FE2">
        <w:t xml:space="preserve"> field</w:t>
      </w:r>
      <w:r w:rsidR="007E3A04">
        <w:t xml:space="preserve"> indicates whether</w:t>
      </w:r>
      <w:r w:rsidR="00E37C6C">
        <w:t xml:space="preserve"> </w:t>
      </w:r>
      <w:r w:rsidR="00B4315F">
        <w:t xml:space="preserve">the property is the main residence of the sponsor and </w:t>
      </w:r>
      <w:r w:rsidR="00C63FE2">
        <w:t xml:space="preserve">their family </w:t>
      </w:r>
      <w:proofErr w:type="gramStart"/>
      <w:r w:rsidR="006301BA">
        <w:t>e.g.</w:t>
      </w:r>
      <w:proofErr w:type="gramEnd"/>
      <w:r w:rsidR="00C63FE2">
        <w:t xml:space="preserve"> someone would be allocated a room in the sponsors</w:t>
      </w:r>
      <w:r w:rsidR="006301BA">
        <w:t>/host</w:t>
      </w:r>
      <w:r w:rsidR="00C63FE2">
        <w:t xml:space="preserve"> house rather than accommodation separately owned by the </w:t>
      </w:r>
      <w:r w:rsidR="006301BA">
        <w:t>sponsor/</w:t>
      </w:r>
      <w:r w:rsidR="00C63FE2">
        <w:t>host.</w:t>
      </w:r>
    </w:p>
    <w:p w14:paraId="0FDFE61C" w14:textId="77777777" w:rsidR="001A683D" w:rsidRDefault="000651A9" w:rsidP="00E850EF">
      <w:pPr>
        <w:numPr>
          <w:ilvl w:val="0"/>
          <w:numId w:val="65"/>
        </w:numPr>
        <w:pBdr>
          <w:left w:val="none" w:sz="0" w:space="11" w:color="auto"/>
        </w:pBdr>
      </w:pPr>
      <w:r>
        <w:t>Save the record.</w:t>
      </w:r>
    </w:p>
    <w:p w14:paraId="5D6F71E7" w14:textId="443E5AF4" w:rsidR="00D1586F" w:rsidRDefault="00E00B45" w:rsidP="00E850EF">
      <w:pPr>
        <w:numPr>
          <w:ilvl w:val="0"/>
          <w:numId w:val="65"/>
        </w:numPr>
        <w:pBdr>
          <w:left w:val="none" w:sz="0" w:space="11" w:color="auto"/>
        </w:pBdr>
      </w:pPr>
      <w:r>
        <w:t xml:space="preserve">You now need to assign the </w:t>
      </w:r>
      <w:r w:rsidR="004A5294">
        <w:t xml:space="preserve">sponsor and host address </w:t>
      </w:r>
      <w:r>
        <w:t xml:space="preserve">records to </w:t>
      </w:r>
      <w:r w:rsidR="004A5294">
        <w:t xml:space="preserve">ensure everyone in </w:t>
      </w:r>
      <w:r>
        <w:t>your local authority</w:t>
      </w:r>
      <w:r w:rsidR="004A5294">
        <w:t xml:space="preserve"> group can access the records. </w:t>
      </w:r>
      <w:r>
        <w:t xml:space="preserve"> </w:t>
      </w:r>
      <w:r w:rsidR="007D4DF2">
        <w:t xml:space="preserve">Click </w:t>
      </w:r>
      <w:r w:rsidR="005014BD">
        <w:t>A</w:t>
      </w:r>
      <w:r w:rsidR="007D4DF2">
        <w:t xml:space="preserve">ssign in the top navigation of </w:t>
      </w:r>
      <w:r w:rsidR="00C71A1F">
        <w:t>the data platform</w:t>
      </w:r>
      <w:r w:rsidR="001A683D">
        <w:t xml:space="preserve">. </w:t>
      </w:r>
    </w:p>
    <w:p w14:paraId="07E643F7" w14:textId="71F47113" w:rsidR="00871039" w:rsidRDefault="00871039" w:rsidP="00871039">
      <w:pPr>
        <w:pBdr>
          <w:left w:val="none" w:sz="0" w:space="11" w:color="auto"/>
        </w:pBdr>
        <w:ind w:left="855"/>
      </w:pPr>
      <w:r>
        <w:rPr>
          <w:noProof/>
          <w:color w:val="2B579A"/>
          <w:shd w:val="clear" w:color="auto" w:fill="E6E6E6"/>
        </w:rPr>
        <w:drawing>
          <wp:inline distT="0" distB="0" distL="0" distR="0" wp14:anchorId="69D9E178" wp14:editId="66ABB07A">
            <wp:extent cx="2609984" cy="21591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97">
                      <a:extLst>
                        <a:ext uri="{28A0092B-C50C-407E-A947-70E740481C1C}">
                          <a14:useLocalDpi xmlns:a14="http://schemas.microsoft.com/office/drawing/2010/main" val="0"/>
                        </a:ext>
                      </a:extLst>
                    </a:blip>
                    <a:stretch>
                      <a:fillRect/>
                    </a:stretch>
                  </pic:blipFill>
                  <pic:spPr>
                    <a:xfrm>
                      <a:off x="0" y="0"/>
                      <a:ext cx="2609984" cy="215911"/>
                    </a:xfrm>
                    <a:prstGeom prst="rect">
                      <a:avLst/>
                    </a:prstGeom>
                  </pic:spPr>
                </pic:pic>
              </a:graphicData>
            </a:graphic>
          </wp:inline>
        </w:drawing>
      </w:r>
    </w:p>
    <w:p w14:paraId="58C0DDCF" w14:textId="0D164B55" w:rsidR="00C6116C" w:rsidRDefault="00C6116C" w:rsidP="00E850EF">
      <w:pPr>
        <w:numPr>
          <w:ilvl w:val="0"/>
          <w:numId w:val="65"/>
        </w:numPr>
        <w:pBdr>
          <w:left w:val="none" w:sz="0" w:space="11" w:color="auto"/>
        </w:pBdr>
      </w:pPr>
      <w:r>
        <w:t xml:space="preserve">Assign to User or Team and then </w:t>
      </w:r>
      <w:r w:rsidR="00F27710">
        <w:t>hit enter to browse your local authority</w:t>
      </w:r>
      <w:r w:rsidR="00A8740E">
        <w:t>.</w:t>
      </w:r>
    </w:p>
    <w:p w14:paraId="4FD061E9" w14:textId="2BC12631" w:rsidR="00FB6F76" w:rsidRDefault="00C6116C" w:rsidP="00C6116C">
      <w:pPr>
        <w:pBdr>
          <w:left w:val="none" w:sz="0" w:space="11" w:color="auto"/>
        </w:pBdr>
        <w:ind w:left="855"/>
      </w:pPr>
      <w:r>
        <w:rPr>
          <w:noProof/>
          <w:color w:val="2B579A"/>
          <w:shd w:val="clear" w:color="auto" w:fill="E6E6E6"/>
        </w:rPr>
        <w:lastRenderedPageBreak/>
        <w:drawing>
          <wp:inline distT="0" distB="0" distL="0" distR="0" wp14:anchorId="3DDDC274" wp14:editId="0D771083">
            <wp:extent cx="2867025" cy="17430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67025" cy="1743075"/>
                    </a:xfrm>
                    <a:prstGeom prst="rect">
                      <a:avLst/>
                    </a:prstGeom>
                    <a:noFill/>
                    <a:ln>
                      <a:noFill/>
                    </a:ln>
                  </pic:spPr>
                </pic:pic>
              </a:graphicData>
            </a:graphic>
          </wp:inline>
        </w:drawing>
      </w:r>
    </w:p>
    <w:p w14:paraId="512A7124" w14:textId="12558D77" w:rsidR="00871039" w:rsidRDefault="00552646" w:rsidP="006B4D09">
      <w:pPr>
        <w:pBdr>
          <w:left w:val="none" w:sz="0" w:space="11" w:color="auto"/>
        </w:pBdr>
      </w:pPr>
      <w:r>
        <w:t xml:space="preserve">To check, this has happened correctly, you can check the </w:t>
      </w:r>
      <w:r w:rsidR="002142A4">
        <w:t>host address to ensure the host local authority has changed as well as the ‘owner</w:t>
      </w:r>
      <w:r w:rsidR="00DE7377">
        <w:t>’ in the top right corner of the record.</w:t>
      </w:r>
      <w:r w:rsidR="002142A4">
        <w:t xml:space="preserve"> </w:t>
      </w:r>
      <w:r>
        <w:t xml:space="preserve"> </w:t>
      </w:r>
      <w:r w:rsidR="008575FE">
        <w:t xml:space="preserve">This may take a </w:t>
      </w:r>
      <w:r w:rsidR="009211E0">
        <w:t>little while</w:t>
      </w:r>
      <w:r w:rsidR="008575FE">
        <w:t xml:space="preserve"> to filter through so refresh </w:t>
      </w:r>
      <w:r w:rsidR="009211E0">
        <w:t xml:space="preserve">after </w:t>
      </w:r>
      <w:r w:rsidR="005014BD">
        <w:t>20-30 seconds</w:t>
      </w:r>
      <w:r w:rsidR="009211E0">
        <w:t>.</w:t>
      </w:r>
    </w:p>
    <w:p w14:paraId="34DF3B13" w14:textId="77777777" w:rsidR="006B4D09" w:rsidRDefault="000651A9" w:rsidP="000651A9">
      <w:pPr>
        <w:pStyle w:val="Heading2"/>
      </w:pPr>
      <w:bookmarkStart w:id="81" w:name="_Linking_an_applicant"/>
      <w:bookmarkStart w:id="82" w:name="_Toc1587927919"/>
      <w:bookmarkEnd w:id="81"/>
      <w:r>
        <w:t>Linking a</w:t>
      </w:r>
      <w:r w:rsidR="00CB41D9">
        <w:t>n applicant</w:t>
      </w:r>
      <w:r>
        <w:t xml:space="preserve"> record and a </w:t>
      </w:r>
      <w:r w:rsidR="00386330">
        <w:t>Sponsor r</w:t>
      </w:r>
      <w:r>
        <w:t>ecord</w:t>
      </w:r>
      <w:bookmarkEnd w:id="82"/>
    </w:p>
    <w:p w14:paraId="009696E1" w14:textId="5CD92BA2" w:rsidR="006B4D09" w:rsidRDefault="006B4D09" w:rsidP="006B4D09">
      <w:pPr>
        <w:pBdr>
          <w:left w:val="none" w:sz="0" w:space="11" w:color="auto"/>
        </w:pBdr>
      </w:pPr>
      <w:r>
        <w:t>When linking a sponsor to a household there are two steps to follow.</w:t>
      </w:r>
    </w:p>
    <w:p w14:paraId="47F8A3C2" w14:textId="77777777" w:rsidR="008B039A" w:rsidRDefault="007430EA" w:rsidP="00E850EF">
      <w:pPr>
        <w:pStyle w:val="ListParagraph"/>
        <w:numPr>
          <w:ilvl w:val="0"/>
          <w:numId w:val="66"/>
        </w:numPr>
        <w:pBdr>
          <w:left w:val="none" w:sz="0" w:space="11" w:color="auto"/>
        </w:pBdr>
        <w:ind w:left="851" w:hanging="425"/>
      </w:pPr>
      <w:r>
        <w:t xml:space="preserve">Within the individual applicant record, you need to input the sponsor details within the </w:t>
      </w:r>
      <w:r w:rsidR="004A70D3">
        <w:t>Personal Details Tab.</w:t>
      </w:r>
      <w:r w:rsidR="0051371B">
        <w:t xml:space="preserve">  </w:t>
      </w:r>
    </w:p>
    <w:p w14:paraId="6218AA07" w14:textId="2B54AF48" w:rsidR="008B039A" w:rsidRDefault="008B039A" w:rsidP="00E850EF">
      <w:pPr>
        <w:pStyle w:val="ListParagraph"/>
        <w:numPr>
          <w:ilvl w:val="0"/>
          <w:numId w:val="66"/>
        </w:numPr>
        <w:pBdr>
          <w:left w:val="none" w:sz="0" w:space="11" w:color="auto"/>
        </w:pBdr>
        <w:ind w:left="851" w:hanging="425"/>
      </w:pPr>
      <w:r>
        <w:t>Create a</w:t>
      </w:r>
      <w:r w:rsidR="004D2032">
        <w:t xml:space="preserve"> Household Placement Tracking record</w:t>
      </w:r>
      <w:r w:rsidR="00A8740E">
        <w:t>.</w:t>
      </w:r>
    </w:p>
    <w:p w14:paraId="6BD8FA8D" w14:textId="7E10EB1B" w:rsidR="004D2032" w:rsidRDefault="004D2032" w:rsidP="004D2032">
      <w:pPr>
        <w:pStyle w:val="ListParagraph"/>
        <w:pBdr>
          <w:left w:val="none" w:sz="0" w:space="11" w:color="auto"/>
        </w:pBdr>
        <w:ind w:left="851"/>
      </w:pPr>
    </w:p>
    <w:p w14:paraId="588A2F83" w14:textId="77777777" w:rsidR="00105C13" w:rsidRDefault="004D2032" w:rsidP="00024FB4">
      <w:pPr>
        <w:pStyle w:val="Heading3"/>
      </w:pPr>
      <w:bookmarkStart w:id="83" w:name="_Toc2122331307"/>
      <w:r>
        <w:t>Adding the Sponsor Details to your applicant record</w:t>
      </w:r>
      <w:bookmarkEnd w:id="83"/>
    </w:p>
    <w:p w14:paraId="568EEADB" w14:textId="2854346E" w:rsidR="00D0645F" w:rsidRDefault="00D0645F" w:rsidP="00E850EF">
      <w:pPr>
        <w:pStyle w:val="ListParagraph"/>
        <w:numPr>
          <w:ilvl w:val="0"/>
          <w:numId w:val="67"/>
        </w:numPr>
        <w:pBdr>
          <w:left w:val="none" w:sz="0" w:space="11" w:color="auto"/>
        </w:pBdr>
        <w:ind w:left="851" w:hanging="425"/>
      </w:pPr>
      <w:r w:rsidRPr="00105C13">
        <w:t xml:space="preserve">Open the applicant record from the </w:t>
      </w:r>
      <w:hyperlink w:anchor="_Applicant" w:history="1">
        <w:r w:rsidR="007F75B3" w:rsidRPr="00CD0CFE">
          <w:rPr>
            <w:rStyle w:val="Hyperlink"/>
          </w:rPr>
          <w:t>A</w:t>
        </w:r>
        <w:r w:rsidRPr="00CD0CFE">
          <w:rPr>
            <w:rStyle w:val="Hyperlink"/>
          </w:rPr>
          <w:t>pplicant section</w:t>
        </w:r>
      </w:hyperlink>
      <w:r w:rsidRPr="00105C13">
        <w:t xml:space="preserve"> of the data platform</w:t>
      </w:r>
      <w:r w:rsidR="00024FB4" w:rsidRPr="00105C13">
        <w:t xml:space="preserve"> and click on the Personal Details tab.</w:t>
      </w:r>
    </w:p>
    <w:p w14:paraId="4592542D" w14:textId="61B5BB3C" w:rsidR="0051371B" w:rsidRDefault="00385E1C" w:rsidP="00E850EF">
      <w:pPr>
        <w:pStyle w:val="ListParagraph"/>
        <w:numPr>
          <w:ilvl w:val="0"/>
          <w:numId w:val="67"/>
        </w:numPr>
        <w:pBdr>
          <w:left w:val="none" w:sz="0" w:space="11" w:color="auto"/>
        </w:pBdr>
        <w:ind w:left="851" w:hanging="425"/>
      </w:pPr>
      <w:r>
        <w:t xml:space="preserve">Click in the </w:t>
      </w:r>
      <w:r w:rsidR="005A6040">
        <w:t xml:space="preserve">Sponsor </w:t>
      </w:r>
      <w:r w:rsidR="007F75B3">
        <w:t>t</w:t>
      </w:r>
      <w:r w:rsidR="005A6040">
        <w:t xml:space="preserve">ab to </w:t>
      </w:r>
      <w:r w:rsidR="0038066C">
        <w:t>add</w:t>
      </w:r>
      <w:r w:rsidR="00226656">
        <w:t xml:space="preserve"> the name of your sponsor</w:t>
      </w:r>
      <w:r w:rsidR="0038066C">
        <w:t xml:space="preserve">.  You can either type the name </w:t>
      </w:r>
      <w:r w:rsidR="0051371B">
        <w:t xml:space="preserve">or press return to bring up a full list.  </w:t>
      </w:r>
    </w:p>
    <w:p w14:paraId="4EB36C49" w14:textId="7F509F18" w:rsidR="006B4D09" w:rsidRDefault="00385E1C" w:rsidP="00CB12C4">
      <w:pPr>
        <w:pStyle w:val="ListParagraph"/>
        <w:pBdr>
          <w:left w:val="none" w:sz="0" w:space="11" w:color="auto"/>
        </w:pBdr>
      </w:pPr>
      <w:r w:rsidRPr="00385E1C">
        <w:rPr>
          <w:noProof/>
          <w:color w:val="2B579A"/>
          <w:shd w:val="clear" w:color="auto" w:fill="E6E6E6"/>
        </w:rPr>
        <w:drawing>
          <wp:inline distT="0" distB="0" distL="0" distR="0" wp14:anchorId="1D7863FB" wp14:editId="58586FC8">
            <wp:extent cx="3492500" cy="1278053"/>
            <wp:effectExtent l="0" t="0" r="0" b="0"/>
            <wp:docPr id="87" name="Picture 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application&#10;&#10;Description automatically generated"/>
                    <pic:cNvPicPr/>
                  </pic:nvPicPr>
                  <pic:blipFill>
                    <a:blip r:embed="rId99"/>
                    <a:stretch>
                      <a:fillRect/>
                    </a:stretch>
                  </pic:blipFill>
                  <pic:spPr>
                    <a:xfrm>
                      <a:off x="0" y="0"/>
                      <a:ext cx="3509396" cy="1284236"/>
                    </a:xfrm>
                    <a:prstGeom prst="rect">
                      <a:avLst/>
                    </a:prstGeom>
                  </pic:spPr>
                </pic:pic>
              </a:graphicData>
            </a:graphic>
          </wp:inline>
        </w:drawing>
      </w:r>
    </w:p>
    <w:p w14:paraId="582A9D09" w14:textId="4F9F65F4" w:rsidR="00E17B91" w:rsidRDefault="00F134E3" w:rsidP="002F0948">
      <w:pPr>
        <w:pStyle w:val="ListParagraph"/>
        <w:pBdr>
          <w:left w:val="none" w:sz="0" w:space="11" w:color="auto"/>
        </w:pBdr>
        <w:rPr>
          <w:noProof/>
        </w:rPr>
      </w:pPr>
      <w:r w:rsidRPr="009B797F">
        <w:rPr>
          <w:noProof/>
          <w:color w:val="2B579A"/>
          <w:shd w:val="clear" w:color="auto" w:fill="E6E6E6"/>
        </w:rPr>
        <w:drawing>
          <wp:anchor distT="0" distB="0" distL="114300" distR="114300" simplePos="0" relativeHeight="251658240" behindDoc="0" locked="0" layoutInCell="1" allowOverlap="1" wp14:anchorId="11C44B75" wp14:editId="74728740">
            <wp:simplePos x="0" y="0"/>
            <wp:positionH relativeFrom="column">
              <wp:posOffset>3003550</wp:posOffset>
            </wp:positionH>
            <wp:positionV relativeFrom="paragraph">
              <wp:posOffset>548640</wp:posOffset>
            </wp:positionV>
            <wp:extent cx="2108200" cy="1428253"/>
            <wp:effectExtent l="0" t="0" r="6350" b="635"/>
            <wp:wrapNone/>
            <wp:docPr id="89" name="Picture 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email&#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2112906" cy="1431441"/>
                    </a:xfrm>
                    <a:prstGeom prst="rect">
                      <a:avLst/>
                    </a:prstGeom>
                  </pic:spPr>
                </pic:pic>
              </a:graphicData>
            </a:graphic>
            <wp14:sizeRelH relativeFrom="margin">
              <wp14:pctWidth>0</wp14:pctWidth>
            </wp14:sizeRelH>
            <wp14:sizeRelV relativeFrom="margin">
              <wp14:pctHeight>0</wp14:pctHeight>
            </wp14:sizeRelV>
          </wp:anchor>
        </w:drawing>
      </w:r>
      <w:r w:rsidR="002F0948">
        <w:t xml:space="preserve">If your sponsor has more than one address or you have multiple sponsors with the same name, click on the </w:t>
      </w:r>
      <w:r w:rsidR="00CB12C4">
        <w:t>drop-down</w:t>
      </w:r>
      <w:r w:rsidR="002F0948">
        <w:t xml:space="preserve"> arrow next to their name to see further details</w:t>
      </w:r>
      <w:r w:rsidR="00915AC8">
        <w:t>.</w:t>
      </w:r>
      <w:r w:rsidR="00386330">
        <w:br/>
      </w:r>
      <w:r w:rsidR="00C47FE3" w:rsidRPr="00C47FE3">
        <w:rPr>
          <w:noProof/>
          <w:color w:val="2B579A"/>
          <w:shd w:val="clear" w:color="auto" w:fill="E6E6E6"/>
        </w:rPr>
        <w:drawing>
          <wp:inline distT="0" distB="0" distL="0" distR="0" wp14:anchorId="72F51024" wp14:editId="095CCBB3">
            <wp:extent cx="2254250" cy="1269914"/>
            <wp:effectExtent l="0" t="0" r="0" b="6985"/>
            <wp:docPr id="88" name="Picture 8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 email&#10;&#10;Description automatically generated"/>
                    <pic:cNvPicPr/>
                  </pic:nvPicPr>
                  <pic:blipFill>
                    <a:blip r:embed="rId101"/>
                    <a:stretch>
                      <a:fillRect/>
                    </a:stretch>
                  </pic:blipFill>
                  <pic:spPr>
                    <a:xfrm>
                      <a:off x="0" y="0"/>
                      <a:ext cx="2264278" cy="1275563"/>
                    </a:xfrm>
                    <a:prstGeom prst="rect">
                      <a:avLst/>
                    </a:prstGeom>
                  </pic:spPr>
                </pic:pic>
              </a:graphicData>
            </a:graphic>
          </wp:inline>
        </w:drawing>
      </w:r>
      <w:r w:rsidR="009B797F" w:rsidRPr="009B797F">
        <w:rPr>
          <w:noProof/>
        </w:rPr>
        <w:t xml:space="preserve"> </w:t>
      </w:r>
    </w:p>
    <w:p w14:paraId="14D1395F" w14:textId="31172585" w:rsidR="00E17B91" w:rsidRDefault="00E17B91" w:rsidP="00E850EF">
      <w:pPr>
        <w:pStyle w:val="ListParagraph"/>
        <w:numPr>
          <w:ilvl w:val="0"/>
          <w:numId w:val="67"/>
        </w:numPr>
        <w:pBdr>
          <w:left w:val="none" w:sz="0" w:space="11" w:color="auto"/>
        </w:pBdr>
        <w:ind w:left="851" w:hanging="425"/>
      </w:pPr>
      <w:r>
        <w:lastRenderedPageBreak/>
        <w:t>Click in the host address field to select the appropriate address.  It will only list those associated with the sponsor.</w:t>
      </w:r>
    </w:p>
    <w:p w14:paraId="651E1284" w14:textId="23A1E4BF" w:rsidR="00F723C5" w:rsidRDefault="00F723C5" w:rsidP="0033121A">
      <w:pPr>
        <w:pBdr>
          <w:left w:val="none" w:sz="0" w:space="11" w:color="auto"/>
        </w:pBdr>
        <w:ind w:left="709"/>
      </w:pPr>
      <w:r w:rsidRPr="00F723C5">
        <w:rPr>
          <w:noProof/>
          <w:color w:val="2B579A"/>
          <w:shd w:val="clear" w:color="auto" w:fill="E6E6E6"/>
        </w:rPr>
        <w:drawing>
          <wp:inline distT="0" distB="0" distL="0" distR="0" wp14:anchorId="28C73284" wp14:editId="37FE5F68">
            <wp:extent cx="2298700" cy="1264596"/>
            <wp:effectExtent l="0" t="0" r="6350" b="0"/>
            <wp:docPr id="90" name="Picture 9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 email&#10;&#10;Description automatically generated"/>
                    <pic:cNvPicPr/>
                  </pic:nvPicPr>
                  <pic:blipFill>
                    <a:blip r:embed="rId102"/>
                    <a:stretch>
                      <a:fillRect/>
                    </a:stretch>
                  </pic:blipFill>
                  <pic:spPr>
                    <a:xfrm>
                      <a:off x="0" y="0"/>
                      <a:ext cx="2305018" cy="1268072"/>
                    </a:xfrm>
                    <a:prstGeom prst="rect">
                      <a:avLst/>
                    </a:prstGeom>
                  </pic:spPr>
                </pic:pic>
              </a:graphicData>
            </a:graphic>
          </wp:inline>
        </w:drawing>
      </w:r>
    </w:p>
    <w:p w14:paraId="0601B2D4" w14:textId="420D7B0E" w:rsidR="009546E1" w:rsidRDefault="009546E1" w:rsidP="009546E1">
      <w:pPr>
        <w:pBdr>
          <w:left w:val="none" w:sz="0" w:space="11" w:color="auto"/>
        </w:pBdr>
        <w:ind w:left="855"/>
      </w:pPr>
      <w:r>
        <w:t xml:space="preserve">If you select the wrong </w:t>
      </w:r>
      <w:r w:rsidR="00F134E3">
        <w:t>address,</w:t>
      </w:r>
      <w:r>
        <w:t xml:space="preserve"> you can easily delete and select the right address or check the HA reference in the host address tab within the Sponsor section of the </w:t>
      </w:r>
      <w:r w:rsidR="00F134E3">
        <w:t>platform</w:t>
      </w:r>
      <w:r>
        <w:t>.</w:t>
      </w:r>
    </w:p>
    <w:p w14:paraId="03CBCC63" w14:textId="5AD958E7" w:rsidR="00AF10F2" w:rsidRDefault="00AF10F2" w:rsidP="00E850EF">
      <w:pPr>
        <w:pStyle w:val="ListParagraph"/>
        <w:numPr>
          <w:ilvl w:val="0"/>
          <w:numId w:val="67"/>
        </w:numPr>
        <w:pBdr>
          <w:left w:val="none" w:sz="0" w:space="11" w:color="auto"/>
        </w:pBdr>
        <w:ind w:left="851" w:hanging="425"/>
      </w:pPr>
      <w:r>
        <w:t xml:space="preserve">Click </w:t>
      </w:r>
      <w:r w:rsidR="006059D6">
        <w:t>S</w:t>
      </w:r>
      <w:r>
        <w:t xml:space="preserve">ave or </w:t>
      </w:r>
      <w:r w:rsidR="006059D6">
        <w:t>S</w:t>
      </w:r>
      <w:r>
        <w:t xml:space="preserve">ave and </w:t>
      </w:r>
      <w:r w:rsidR="006059D6">
        <w:t>C</w:t>
      </w:r>
      <w:r>
        <w:t>lose.</w:t>
      </w:r>
      <w:r w:rsidR="00BA1F95">
        <w:br/>
      </w:r>
    </w:p>
    <w:p w14:paraId="6C79D791" w14:textId="5598F18C" w:rsidR="00FE28D8" w:rsidRDefault="00FE28D8" w:rsidP="007F75B3">
      <w:pPr>
        <w:pStyle w:val="Heading3"/>
      </w:pPr>
      <w:bookmarkStart w:id="84" w:name="_Create_a_Household"/>
      <w:bookmarkStart w:id="85" w:name="_Toc983404851"/>
      <w:bookmarkEnd w:id="84"/>
      <w:r>
        <w:t>Create a Household Placement Tracking record</w:t>
      </w:r>
      <w:bookmarkEnd w:id="85"/>
    </w:p>
    <w:p w14:paraId="15227CA8" w14:textId="5736C9A3" w:rsidR="009471BA" w:rsidRDefault="7AF734C9" w:rsidP="00E850EF">
      <w:pPr>
        <w:pStyle w:val="ListParagraph"/>
        <w:numPr>
          <w:ilvl w:val="0"/>
          <w:numId w:val="69"/>
        </w:numPr>
        <w:pBdr>
          <w:left w:val="none" w:sz="0" w:space="11" w:color="auto"/>
        </w:pBdr>
      </w:pPr>
      <w:r>
        <w:t>C</w:t>
      </w:r>
      <w:r w:rsidR="1081BCA7">
        <w:t xml:space="preserve">reate a </w:t>
      </w:r>
      <w:r w:rsidR="7B5A0CCF">
        <w:t xml:space="preserve">household </w:t>
      </w:r>
      <w:hyperlink w:anchor="_Creating_a_new">
        <w:r w:rsidR="1081BCA7" w:rsidRPr="1ACB620F">
          <w:rPr>
            <w:rStyle w:val="Hyperlink"/>
          </w:rPr>
          <w:t>placement tracking</w:t>
        </w:r>
      </w:hyperlink>
      <w:r w:rsidR="1081BCA7">
        <w:t xml:space="preserve"> record </w:t>
      </w:r>
      <w:r w:rsidR="7B02A57D">
        <w:t>ensuring you add</w:t>
      </w:r>
    </w:p>
    <w:p w14:paraId="7F936EDE" w14:textId="77777777" w:rsidR="001422BD" w:rsidRDefault="009471BA" w:rsidP="00E850EF">
      <w:pPr>
        <w:pStyle w:val="ListParagraph"/>
        <w:numPr>
          <w:ilvl w:val="0"/>
          <w:numId w:val="68"/>
        </w:numPr>
        <w:pBdr>
          <w:left w:val="none" w:sz="0" w:space="11" w:color="auto"/>
        </w:pBdr>
      </w:pPr>
      <w:r>
        <w:t>Placement Type as Sponsor/Host</w:t>
      </w:r>
    </w:p>
    <w:p w14:paraId="5EE51EF9" w14:textId="228514D3" w:rsidR="001422BD" w:rsidRDefault="001422BD" w:rsidP="00E850EF">
      <w:pPr>
        <w:pStyle w:val="ListParagraph"/>
        <w:numPr>
          <w:ilvl w:val="0"/>
          <w:numId w:val="68"/>
        </w:numPr>
        <w:pBdr>
          <w:left w:val="none" w:sz="0" w:space="11" w:color="auto"/>
        </w:pBdr>
      </w:pPr>
      <w:r>
        <w:t xml:space="preserve">Date </w:t>
      </w:r>
      <w:r w:rsidR="000B6BAA">
        <w:t>started</w:t>
      </w:r>
    </w:p>
    <w:p w14:paraId="6A2AD02B" w14:textId="77777777" w:rsidR="000B6BAA" w:rsidRDefault="001422BD" w:rsidP="00E850EF">
      <w:pPr>
        <w:pStyle w:val="ListParagraph"/>
        <w:numPr>
          <w:ilvl w:val="0"/>
          <w:numId w:val="68"/>
        </w:numPr>
        <w:pBdr>
          <w:left w:val="none" w:sz="0" w:space="11" w:color="auto"/>
        </w:pBdr>
      </w:pPr>
      <w:r>
        <w:t>Host S</w:t>
      </w:r>
      <w:r w:rsidR="001F362D">
        <w:t>p</w:t>
      </w:r>
      <w:r>
        <w:t>onsor</w:t>
      </w:r>
      <w:r w:rsidR="00120009">
        <w:t xml:space="preserve"> </w:t>
      </w:r>
      <w:r w:rsidR="001F362D">
        <w:t xml:space="preserve">name </w:t>
      </w:r>
    </w:p>
    <w:p w14:paraId="64EBA730" w14:textId="17042234" w:rsidR="00912C42" w:rsidRDefault="000B6BAA" w:rsidP="00E850EF">
      <w:pPr>
        <w:pStyle w:val="ListParagraph"/>
        <w:numPr>
          <w:ilvl w:val="0"/>
          <w:numId w:val="68"/>
        </w:numPr>
        <w:pBdr>
          <w:left w:val="none" w:sz="0" w:space="11" w:color="auto"/>
        </w:pBdr>
      </w:pPr>
      <w:r>
        <w:t xml:space="preserve">Address, this </w:t>
      </w:r>
      <w:r w:rsidR="00912C42">
        <w:t>does not</w:t>
      </w:r>
      <w:r>
        <w:t xml:space="preserve"> autofill</w:t>
      </w:r>
      <w:r w:rsidR="00912C42">
        <w:t xml:space="preserve"> based on sponsor</w:t>
      </w:r>
    </w:p>
    <w:p w14:paraId="0D0E4D55" w14:textId="117446A9" w:rsidR="00912C42" w:rsidRDefault="00912C42" w:rsidP="00E850EF">
      <w:pPr>
        <w:pStyle w:val="ListParagraph"/>
        <w:numPr>
          <w:ilvl w:val="0"/>
          <w:numId w:val="68"/>
        </w:numPr>
        <w:pBdr>
          <w:left w:val="none" w:sz="0" w:space="11" w:color="auto"/>
        </w:pBdr>
      </w:pPr>
      <w:r>
        <w:t>Local Authority</w:t>
      </w:r>
    </w:p>
    <w:p w14:paraId="3F8A58CD" w14:textId="0D677CD2" w:rsidR="00517DB4" w:rsidRDefault="00517DB4" w:rsidP="00517DB4">
      <w:pPr>
        <w:pBdr>
          <w:left w:val="none" w:sz="0" w:space="11" w:color="auto"/>
        </w:pBdr>
      </w:pPr>
      <w:r>
        <w:t>Leave the move on reason and end date blank as this is an active record.</w:t>
      </w:r>
    </w:p>
    <w:p w14:paraId="562C48FF" w14:textId="071976DA" w:rsidR="00AF10F2" w:rsidRDefault="00DA6B14" w:rsidP="00E850EF">
      <w:pPr>
        <w:pStyle w:val="ListParagraph"/>
        <w:numPr>
          <w:ilvl w:val="0"/>
          <w:numId w:val="69"/>
        </w:numPr>
        <w:pBdr>
          <w:left w:val="none" w:sz="0" w:space="11" w:color="auto"/>
        </w:pBdr>
      </w:pPr>
      <w:r>
        <w:t>Click Save</w:t>
      </w:r>
      <w:r w:rsidR="006733D4">
        <w:t xml:space="preserve"> or Save and Close.</w:t>
      </w:r>
    </w:p>
    <w:p w14:paraId="02789671" w14:textId="7C793549" w:rsidR="00F35BEE" w:rsidRDefault="00BB2682" w:rsidP="00F35BEE">
      <w:pPr>
        <w:pStyle w:val="Heading2"/>
      </w:pPr>
      <w:bookmarkStart w:id="86" w:name="_Toc507689360"/>
      <w:r>
        <w:br/>
      </w:r>
      <w:r w:rsidR="00E41185">
        <w:t xml:space="preserve">Recording additional </w:t>
      </w:r>
      <w:r w:rsidR="00F35BEE">
        <w:t xml:space="preserve">sponsor </w:t>
      </w:r>
      <w:r w:rsidR="00E41185">
        <w:t>household members</w:t>
      </w:r>
      <w:bookmarkEnd w:id="86"/>
    </w:p>
    <w:p w14:paraId="1B07D82D" w14:textId="5FFDAB5F" w:rsidR="00C80BB8" w:rsidRDefault="006F34BC" w:rsidP="00C80BB8">
      <w:r>
        <w:t>A sponsor household member is a person that is living with the applicant at the time the application to be a sponsor is made.  For example</w:t>
      </w:r>
      <w:r w:rsidR="006059D6">
        <w:t>,</w:t>
      </w:r>
      <w:r>
        <w:t xml:space="preserve"> a child or partner.</w:t>
      </w:r>
    </w:p>
    <w:p w14:paraId="080F85E4" w14:textId="7BF4E704" w:rsidR="006F34BC" w:rsidRDefault="00CC54CD" w:rsidP="00C80BB8">
      <w:r>
        <w:t>Understanding who lives with the sponsor in their home, will help to ensure the appropriate checks are undertaken.</w:t>
      </w:r>
    </w:p>
    <w:p w14:paraId="6F41EB89" w14:textId="3C4D856B" w:rsidR="00CC54CD" w:rsidRDefault="00CC54CD" w:rsidP="00C80BB8">
      <w:r>
        <w:t xml:space="preserve">To add a sponsor household </w:t>
      </w:r>
      <w:r w:rsidR="00C362E2">
        <w:t>member,</w:t>
      </w:r>
      <w:r>
        <w:t xml:space="preserve"> you need to:</w:t>
      </w:r>
    </w:p>
    <w:p w14:paraId="503F2D83" w14:textId="33F5757F" w:rsidR="00CC54CD" w:rsidRDefault="006120B7" w:rsidP="00E850EF">
      <w:pPr>
        <w:pStyle w:val="ListParagraph"/>
        <w:numPr>
          <w:ilvl w:val="0"/>
          <w:numId w:val="75"/>
        </w:numPr>
        <w:pBdr>
          <w:left w:val="none" w:sz="0" w:space="11" w:color="auto"/>
        </w:pBdr>
      </w:pPr>
      <w:r>
        <w:t xml:space="preserve">Click on </w:t>
      </w:r>
      <w:hyperlink w:anchor="_Sponsor_Household">
        <w:r w:rsidR="67CDAD31" w:rsidRPr="75FD10DA">
          <w:rPr>
            <w:rStyle w:val="Hyperlink"/>
          </w:rPr>
          <w:t xml:space="preserve">Sponsor </w:t>
        </w:r>
        <w:r w:rsidR="64969DC1" w:rsidRPr="75FD10DA">
          <w:rPr>
            <w:rStyle w:val="Hyperlink"/>
          </w:rPr>
          <w:t>Household</w:t>
        </w:r>
      </w:hyperlink>
      <w:r>
        <w:t xml:space="preserve"> section i</w:t>
      </w:r>
      <w:r w:rsidR="00754ED0">
        <w:t>n</w:t>
      </w:r>
      <w:r>
        <w:t xml:space="preserve"> the </w:t>
      </w:r>
      <w:proofErr w:type="gramStart"/>
      <w:r>
        <w:t xml:space="preserve">left </w:t>
      </w:r>
      <w:r w:rsidR="00754ED0">
        <w:t>h</w:t>
      </w:r>
      <w:r>
        <w:t>and</w:t>
      </w:r>
      <w:proofErr w:type="gramEnd"/>
      <w:r>
        <w:t xml:space="preserve"> navigation</w:t>
      </w:r>
      <w:r w:rsidR="00754ED0">
        <w:t>.</w:t>
      </w:r>
    </w:p>
    <w:p w14:paraId="18154B9E" w14:textId="411C12C0" w:rsidR="00B14DCB" w:rsidRDefault="00B14DCB" w:rsidP="00E850EF">
      <w:pPr>
        <w:pStyle w:val="ListParagraph"/>
        <w:numPr>
          <w:ilvl w:val="0"/>
          <w:numId w:val="75"/>
        </w:numPr>
        <w:pBdr>
          <w:left w:val="none" w:sz="0" w:space="11" w:color="auto"/>
        </w:pBdr>
      </w:pPr>
      <w:r>
        <w:t xml:space="preserve">Click </w:t>
      </w:r>
      <w:r w:rsidR="00125FE0" w:rsidRPr="00125FE0">
        <w:rPr>
          <w:noProof/>
          <w:color w:val="2B579A"/>
          <w:shd w:val="clear" w:color="auto" w:fill="E6E6E6"/>
        </w:rPr>
        <w:drawing>
          <wp:inline distT="0" distB="0" distL="0" distR="0" wp14:anchorId="009DB4AF" wp14:editId="3D293B8C">
            <wp:extent cx="609685" cy="352474"/>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09685" cy="352474"/>
                    </a:xfrm>
                    <a:prstGeom prst="rect">
                      <a:avLst/>
                    </a:prstGeom>
                  </pic:spPr>
                </pic:pic>
              </a:graphicData>
            </a:graphic>
          </wp:inline>
        </w:drawing>
      </w:r>
      <w:r w:rsidR="00125FE0">
        <w:t xml:space="preserve"> in the top application navigation bar.</w:t>
      </w:r>
    </w:p>
    <w:p w14:paraId="6DD71006" w14:textId="637C900A" w:rsidR="00125FE0" w:rsidRDefault="00E07A3C" w:rsidP="00E850EF">
      <w:pPr>
        <w:pStyle w:val="ListParagraph"/>
        <w:numPr>
          <w:ilvl w:val="0"/>
          <w:numId w:val="75"/>
        </w:numPr>
        <w:pBdr>
          <w:left w:val="none" w:sz="0" w:space="11" w:color="auto"/>
        </w:pBdr>
      </w:pPr>
      <w:r>
        <w:t xml:space="preserve">Add the name of the sponsor.  Click into the Sponsor field and the most recent record you have opened will </w:t>
      </w:r>
      <w:r w:rsidR="0010775F">
        <w:t xml:space="preserve">show in the drop down.  </w:t>
      </w:r>
      <w:proofErr w:type="gramStart"/>
      <w:r w:rsidR="0010775F">
        <w:t>Otherwise</w:t>
      </w:r>
      <w:proofErr w:type="gramEnd"/>
      <w:r w:rsidR="0010775F">
        <w:t xml:space="preserve"> you </w:t>
      </w:r>
      <w:r w:rsidR="0010775F">
        <w:lastRenderedPageBreak/>
        <w:t>can hit return for a full list of start to type their name for a short list of options to show.</w:t>
      </w:r>
      <w:r w:rsidR="00FC58C3">
        <w:br/>
      </w:r>
    </w:p>
    <w:p w14:paraId="149C37CD" w14:textId="0E1E29E5" w:rsidR="0010775F" w:rsidRPr="00C80BB8" w:rsidRDefault="007E5555" w:rsidP="007E5555">
      <w:pPr>
        <w:pStyle w:val="ListParagraph"/>
      </w:pPr>
      <w:r w:rsidRPr="007E5555">
        <w:rPr>
          <w:noProof/>
          <w:color w:val="2B579A"/>
          <w:shd w:val="clear" w:color="auto" w:fill="E6E6E6"/>
        </w:rPr>
        <w:drawing>
          <wp:inline distT="0" distB="0" distL="0" distR="0" wp14:anchorId="702565F1" wp14:editId="322F8135">
            <wp:extent cx="2140569" cy="888644"/>
            <wp:effectExtent l="0" t="0" r="0" b="6985"/>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104"/>
                    <a:stretch>
                      <a:fillRect/>
                    </a:stretch>
                  </pic:blipFill>
                  <pic:spPr>
                    <a:xfrm>
                      <a:off x="0" y="0"/>
                      <a:ext cx="2159595" cy="896542"/>
                    </a:xfrm>
                    <a:prstGeom prst="rect">
                      <a:avLst/>
                    </a:prstGeom>
                  </pic:spPr>
                </pic:pic>
              </a:graphicData>
            </a:graphic>
          </wp:inline>
        </w:drawing>
      </w:r>
      <w:r w:rsidR="00BA1F95">
        <w:br/>
      </w:r>
    </w:p>
    <w:p w14:paraId="544E5830" w14:textId="4E8AB69C" w:rsidR="007E5555" w:rsidRDefault="00475781" w:rsidP="00E850EF">
      <w:pPr>
        <w:pStyle w:val="ListParagraph"/>
        <w:numPr>
          <w:ilvl w:val="0"/>
          <w:numId w:val="75"/>
        </w:numPr>
        <w:pBdr>
          <w:left w:val="none" w:sz="0" w:space="11" w:color="auto"/>
        </w:pBdr>
      </w:pPr>
      <w:r>
        <w:t>Complete the remainder of the fields.</w:t>
      </w:r>
    </w:p>
    <w:p w14:paraId="35E742DB" w14:textId="74C86D1A" w:rsidR="00475781" w:rsidRDefault="00475781" w:rsidP="00E850EF">
      <w:pPr>
        <w:pStyle w:val="ListParagraph"/>
        <w:numPr>
          <w:ilvl w:val="0"/>
          <w:numId w:val="75"/>
        </w:numPr>
        <w:pBdr>
          <w:left w:val="none" w:sz="0" w:space="11" w:color="auto"/>
        </w:pBdr>
      </w:pPr>
      <w:r>
        <w:t xml:space="preserve">Click Save or Save &amp; Close. </w:t>
      </w:r>
    </w:p>
    <w:p w14:paraId="2F4F2EFD" w14:textId="1C7255C1" w:rsidR="63D7369B" w:rsidRDefault="63D7369B" w:rsidP="63D7369B">
      <w:pPr>
        <w:spacing w:line="257" w:lineRule="auto"/>
        <w:rPr>
          <w:b/>
          <w:bCs/>
        </w:rPr>
      </w:pPr>
    </w:p>
    <w:p w14:paraId="328E027B" w14:textId="78E2AD8C" w:rsidR="4C0162E6" w:rsidRDefault="4C0162E6" w:rsidP="63D7369B">
      <w:pPr>
        <w:pStyle w:val="Heading2"/>
        <w:rPr>
          <w:b/>
          <w:bCs/>
          <w:sz w:val="24"/>
          <w:szCs w:val="24"/>
        </w:rPr>
      </w:pPr>
      <w:bookmarkStart w:id="87" w:name="_Toc1276406013"/>
      <w:r>
        <w:t>Handling Duplicate Applicant Records</w:t>
      </w:r>
      <w:bookmarkEnd w:id="87"/>
    </w:p>
    <w:p w14:paraId="3829315F" w14:textId="16EB5067" w:rsidR="4C0162E6" w:rsidRDefault="4C0162E6" w:rsidP="63D7369B">
      <w:r w:rsidRPr="63D7369B">
        <w:t xml:space="preserve">Many Ukrainians have applied on several visa schemes </w:t>
      </w:r>
      <w:proofErr w:type="gramStart"/>
      <w:r w:rsidRPr="63D7369B">
        <w:t>in order to</w:t>
      </w:r>
      <w:proofErr w:type="gramEnd"/>
      <w:r w:rsidRPr="63D7369B">
        <w:t xml:space="preserve"> seek sanctuary in Wales and the UK. If they have had a visa approved for more than one scheme, the data in the platform may reflect this, appearing as duplicate records. </w:t>
      </w:r>
    </w:p>
    <w:p w14:paraId="3E507786" w14:textId="1F6F6722" w:rsidR="4C0162E6" w:rsidRDefault="52289E20" w:rsidP="63D7369B">
      <w:pPr>
        <w:spacing w:line="257" w:lineRule="auto"/>
      </w:pPr>
      <w:r>
        <w:t xml:space="preserve">It may be clear to </w:t>
      </w:r>
      <w:proofErr w:type="gramStart"/>
      <w:r>
        <w:t>you</w:t>
      </w:r>
      <w:proofErr w:type="gramEnd"/>
      <w:r>
        <w:t xml:space="preserve"> which sponsorship scheme a person is travelling on, for example if they arrive at a Welcome Centre (super sponsor) or if they have their own sponsor (individual sponsor). If it is not clear, you can ask the individual to confirm which scheme they are travelling on, or you can ask to check their application number on any emails or documentation they have brought with them. </w:t>
      </w:r>
    </w:p>
    <w:p w14:paraId="0307BC01" w14:textId="7B86A347" w:rsidR="4C0162E6" w:rsidRDefault="4C0162E6" w:rsidP="63D7369B">
      <w:pPr>
        <w:spacing w:line="257" w:lineRule="auto"/>
      </w:pPr>
      <w:r w:rsidRPr="63D7369B">
        <w:t>When you have established which application is the duplicate, take the following steps to mark out the duplicate record and separate it from any existing household groups:</w:t>
      </w:r>
    </w:p>
    <w:p w14:paraId="13E19C31" w14:textId="7F4A7C0E" w:rsidR="4C0162E6" w:rsidRDefault="4C0162E6" w:rsidP="63D7369B">
      <w:pPr>
        <w:spacing w:line="257" w:lineRule="auto"/>
      </w:pPr>
      <w:r w:rsidRPr="63D7369B">
        <w:t xml:space="preserve">1. </w:t>
      </w:r>
      <w:r w:rsidR="664F8A47" w:rsidRPr="63D7369B">
        <w:t xml:space="preserve">Make a note of the application number of the duplicate record. In the true record, add a case note and include the duplicate application number for future reference. </w:t>
      </w:r>
    </w:p>
    <w:p w14:paraId="7270CE66" w14:textId="121EF74E" w:rsidR="07F0127B" w:rsidRDefault="07F0127B" w:rsidP="63D7369B">
      <w:pPr>
        <w:spacing w:line="257" w:lineRule="auto"/>
      </w:pPr>
      <w:r w:rsidRPr="63D7369B">
        <w:t xml:space="preserve">2. </w:t>
      </w:r>
      <w:r w:rsidR="4C0162E6" w:rsidRPr="63D7369B">
        <w:t>Open the applicant’s</w:t>
      </w:r>
      <w:r w:rsidR="01D11100" w:rsidRPr="63D7369B">
        <w:t xml:space="preserve"> duplicate</w:t>
      </w:r>
      <w:r w:rsidR="4C0162E6" w:rsidRPr="63D7369B">
        <w:t xml:space="preserve"> record on the Summary section.</w:t>
      </w:r>
    </w:p>
    <w:p w14:paraId="23AA50FF" w14:textId="7F649CF0" w:rsidR="4F5079CD" w:rsidRDefault="4F5079CD" w:rsidP="63D7369B">
      <w:pPr>
        <w:spacing w:line="257" w:lineRule="auto"/>
      </w:pPr>
      <w:r w:rsidRPr="63D7369B">
        <w:t>3</w:t>
      </w:r>
      <w:r w:rsidR="4C0162E6" w:rsidRPr="63D7369B">
        <w:t>. Under SS or IS Journey Status, select SS11/IS100 Duplicate Record.</w:t>
      </w:r>
    </w:p>
    <w:p w14:paraId="6EF8E910" w14:textId="628CE7AC" w:rsidR="6A1ABA93" w:rsidRDefault="6A1ABA93" w:rsidP="63D7369B">
      <w:pPr>
        <w:spacing w:line="257" w:lineRule="auto"/>
      </w:pPr>
      <w:r w:rsidRPr="63D7369B">
        <w:t>4</w:t>
      </w:r>
      <w:r w:rsidR="4C0162E6" w:rsidRPr="63D7369B">
        <w:t>. Under status reason, select Move to another Visa Scheme.</w:t>
      </w:r>
    </w:p>
    <w:p w14:paraId="65460D79" w14:textId="07AEA9DC" w:rsidR="0CDF7BF1" w:rsidRDefault="0CDF7BF1" w:rsidP="63D7369B">
      <w:r>
        <w:rPr>
          <w:noProof/>
        </w:rPr>
        <w:drawing>
          <wp:inline distT="0" distB="0" distL="0" distR="0" wp14:anchorId="2B7DFE68" wp14:editId="20BFA0BF">
            <wp:extent cx="3053443" cy="1113234"/>
            <wp:effectExtent l="0" t="0" r="0" b="0"/>
            <wp:docPr id="1080360293" name="Picture 108036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3053443" cy="1113234"/>
                    </a:xfrm>
                    <a:prstGeom prst="rect">
                      <a:avLst/>
                    </a:prstGeom>
                  </pic:spPr>
                </pic:pic>
              </a:graphicData>
            </a:graphic>
          </wp:inline>
        </w:drawing>
      </w:r>
      <w:r>
        <w:rPr>
          <w:noProof/>
        </w:rPr>
        <w:drawing>
          <wp:inline distT="0" distB="0" distL="0" distR="0" wp14:anchorId="395E9FB6" wp14:editId="1412818B">
            <wp:extent cx="1885199" cy="1057170"/>
            <wp:effectExtent l="0" t="0" r="0" b="0"/>
            <wp:docPr id="2124966175" name="Picture 212496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a:xfrm>
                      <a:off x="0" y="0"/>
                      <a:ext cx="1885199" cy="1057170"/>
                    </a:xfrm>
                    <a:prstGeom prst="rect">
                      <a:avLst/>
                    </a:prstGeom>
                  </pic:spPr>
                </pic:pic>
              </a:graphicData>
            </a:graphic>
          </wp:inline>
        </w:drawing>
      </w:r>
    </w:p>
    <w:p w14:paraId="010F8F16" w14:textId="3CFF5A21" w:rsidR="22F93ED9" w:rsidRDefault="22F93ED9" w:rsidP="63D7369B">
      <w:pPr>
        <w:spacing w:line="257" w:lineRule="auto"/>
      </w:pPr>
      <w:r w:rsidRPr="63D7369B">
        <w:t>5</w:t>
      </w:r>
      <w:r w:rsidR="0CDF7BF1" w:rsidRPr="63D7369B">
        <w:t xml:space="preserve">. Remove the duplicate applicant from any household group they are in using the </w:t>
      </w:r>
      <w:hyperlink r:id="rId107" w:anchor="heading=h.32hioqz">
        <w:r w:rsidR="0CDF7BF1" w:rsidRPr="63D7369B">
          <w:rPr>
            <w:rStyle w:val="Hyperlink"/>
          </w:rPr>
          <w:t>Removing an Applicant to a New Household</w:t>
        </w:r>
      </w:hyperlink>
      <w:r w:rsidR="0CDF7BF1" w:rsidRPr="63D7369B">
        <w:t xml:space="preserve"> guide. </w:t>
      </w:r>
    </w:p>
    <w:p w14:paraId="78353781" w14:textId="22A597CE" w:rsidR="2DB8CC70" w:rsidRDefault="2DB8CC70" w:rsidP="63D7369B">
      <w:pPr>
        <w:spacing w:line="257" w:lineRule="auto"/>
      </w:pPr>
      <w:r w:rsidRPr="63D7369B">
        <w:lastRenderedPageBreak/>
        <w:t>6</w:t>
      </w:r>
      <w:r w:rsidR="0CDF7BF1" w:rsidRPr="63D7369B">
        <w:t xml:space="preserve">. Ensure the linked housing needs record reflects the correct number of people and their requirements using the </w:t>
      </w:r>
      <w:hyperlink r:id="rId108" w:anchor="heading=h.qsh70q">
        <w:r w:rsidR="0CDF7BF1" w:rsidRPr="63D7369B">
          <w:rPr>
            <w:rStyle w:val="Hyperlink"/>
          </w:rPr>
          <w:t>Updating an existing housing needs record</w:t>
        </w:r>
      </w:hyperlink>
      <w:r w:rsidR="0CDF7BF1" w:rsidRPr="63D7369B">
        <w:t xml:space="preserve"> guide.</w:t>
      </w:r>
    </w:p>
    <w:p w14:paraId="7B38D95A" w14:textId="6990D9CE" w:rsidR="04BC2081" w:rsidRDefault="7C5267FC" w:rsidP="63D7369B">
      <w:pPr>
        <w:spacing w:line="257" w:lineRule="auto"/>
      </w:pPr>
      <w:r>
        <w:t>7</w:t>
      </w:r>
      <w:r w:rsidR="5885D0F8">
        <w:t>. To remove these duplicates from your system or personalised Views, filter the SS or IS journey status column to ensure SS11 / IS100 is not included.</w:t>
      </w:r>
    </w:p>
    <w:p w14:paraId="01AA800F" w14:textId="5BABABFE" w:rsidR="730DC823" w:rsidRDefault="730DC823" w:rsidP="730DC823">
      <w:pPr>
        <w:spacing w:line="257" w:lineRule="auto"/>
      </w:pPr>
    </w:p>
    <w:p w14:paraId="407D3C05" w14:textId="1CE02D5F" w:rsidR="4406FECE" w:rsidRDefault="4406FECE" w:rsidP="730DC823">
      <w:pPr>
        <w:pStyle w:val="Heading2"/>
        <w:rPr>
          <w:highlight w:val="yellow"/>
        </w:rPr>
      </w:pPr>
      <w:r>
        <w:br/>
      </w:r>
    </w:p>
    <w:p w14:paraId="5516072E" w14:textId="5A7C90DC" w:rsidR="63D7369B" w:rsidRDefault="63D7369B" w:rsidP="63D7369B"/>
    <w:p w14:paraId="625B8FD3" w14:textId="77777777" w:rsidR="003C2AE0" w:rsidRDefault="00C15C95">
      <w:pPr>
        <w:pStyle w:val="Heading1"/>
        <w:pageBreakBefore/>
      </w:pPr>
      <w:bookmarkStart w:id="88" w:name="_wzer8eqjfqut"/>
      <w:bookmarkStart w:id="89" w:name="_System_Views"/>
      <w:bookmarkStart w:id="90" w:name="_Creating_personalised_System"/>
      <w:bookmarkStart w:id="91" w:name="_Toc507925072"/>
      <w:bookmarkEnd w:id="88"/>
      <w:bookmarkEnd w:id="89"/>
      <w:bookmarkEnd w:id="90"/>
      <w:r>
        <w:lastRenderedPageBreak/>
        <w:t>Creating personalised System Views and Reports</w:t>
      </w:r>
      <w:bookmarkEnd w:id="91"/>
    </w:p>
    <w:p w14:paraId="625B8FD4" w14:textId="77777777" w:rsidR="003C2AE0" w:rsidRDefault="00C15C95">
      <w:pPr>
        <w:pStyle w:val="Heading2"/>
        <w:spacing w:line="291" w:lineRule="auto"/>
      </w:pPr>
      <w:bookmarkStart w:id="92" w:name="_Editing_filters"/>
      <w:bookmarkStart w:id="93" w:name="_Toc535879775"/>
      <w:bookmarkEnd w:id="92"/>
      <w:r>
        <w:t xml:space="preserve">Editing filters </w:t>
      </w:r>
      <w:bookmarkEnd w:id="93"/>
    </w:p>
    <w:p w14:paraId="625B8FD5" w14:textId="77777777" w:rsidR="003C2AE0" w:rsidRDefault="00C15C95">
      <w:r>
        <w:t xml:space="preserve">To add a new filter: </w:t>
      </w:r>
    </w:p>
    <w:p w14:paraId="625B8FD6" w14:textId="1F8D2228" w:rsidR="003C2AE0" w:rsidRDefault="00C15C95" w:rsidP="00E850EF">
      <w:pPr>
        <w:numPr>
          <w:ilvl w:val="0"/>
          <w:numId w:val="52"/>
        </w:numPr>
        <w:ind w:hanging="360"/>
      </w:pPr>
      <w:r>
        <w:t xml:space="preserve">Select the </w:t>
      </w:r>
      <w:hyperlink w:anchor="_Navigation_Buttons">
        <w:r>
          <w:rPr>
            <w:color w:val="1155CC"/>
            <w:u w:val="single"/>
          </w:rPr>
          <w:t xml:space="preserve">Edit filters button </w:t>
        </w:r>
      </w:hyperlink>
      <w:r>
        <w:t xml:space="preserve">on the appropriate screen. </w:t>
      </w:r>
    </w:p>
    <w:p w14:paraId="625B8FD7" w14:textId="77777777" w:rsidR="003C2AE0" w:rsidRDefault="00C15C95" w:rsidP="00E850EF">
      <w:pPr>
        <w:numPr>
          <w:ilvl w:val="0"/>
          <w:numId w:val="52"/>
        </w:numPr>
        <w:ind w:hanging="360"/>
      </w:pPr>
      <w:r>
        <w:t xml:space="preserve">Click the Add drop-down and choose to filter by Row, Group or Related Entity. </w:t>
      </w:r>
    </w:p>
    <w:p w14:paraId="625B8FD8" w14:textId="77777777" w:rsidR="003C2AE0" w:rsidRDefault="00C15C95">
      <w:pPr>
        <w:ind w:left="720"/>
      </w:pPr>
      <w:r>
        <w:t xml:space="preserve"> </w:t>
      </w:r>
      <w:r>
        <w:rPr>
          <w:noProof/>
          <w:color w:val="2B579A"/>
          <w:shd w:val="clear" w:color="auto" w:fill="E6E6E6"/>
        </w:rPr>
        <w:drawing>
          <wp:inline distT="114300" distB="114300" distL="114300" distR="114300" wp14:anchorId="625B9215" wp14:editId="625B9216">
            <wp:extent cx="2247900" cy="2552700"/>
            <wp:effectExtent l="0" t="0" r="0" b="0"/>
            <wp:docPr id="3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09"/>
                    <a:srcRect/>
                    <a:stretch>
                      <a:fillRect/>
                    </a:stretch>
                  </pic:blipFill>
                  <pic:spPr>
                    <a:xfrm>
                      <a:off x="0" y="0"/>
                      <a:ext cx="2247900" cy="2552700"/>
                    </a:xfrm>
                    <a:prstGeom prst="rect">
                      <a:avLst/>
                    </a:prstGeom>
                    <a:ln/>
                  </pic:spPr>
                </pic:pic>
              </a:graphicData>
            </a:graphic>
          </wp:inline>
        </w:drawing>
      </w:r>
      <w:r>
        <w:t xml:space="preserve"> </w:t>
      </w:r>
    </w:p>
    <w:p w14:paraId="625B8FD9" w14:textId="63C81FEF" w:rsidR="003C2AE0" w:rsidRDefault="00C15C95" w:rsidP="00E850EF">
      <w:pPr>
        <w:numPr>
          <w:ilvl w:val="0"/>
          <w:numId w:val="52"/>
        </w:numPr>
        <w:ind w:hanging="360"/>
      </w:pPr>
      <w:r>
        <w:t xml:space="preserve">Choose the row, </w:t>
      </w:r>
      <w:proofErr w:type="gramStart"/>
      <w:r>
        <w:t>group</w:t>
      </w:r>
      <w:proofErr w:type="gramEnd"/>
      <w:r>
        <w:t xml:space="preserve"> or entity you want to filter by (for example, Last Name) and specify the criteria. </w:t>
      </w:r>
    </w:p>
    <w:p w14:paraId="625B8FDA" w14:textId="3284F5EE" w:rsidR="003C2AE0" w:rsidRDefault="00C15C95" w:rsidP="00E850EF">
      <w:pPr>
        <w:numPr>
          <w:ilvl w:val="0"/>
          <w:numId w:val="52"/>
        </w:numPr>
        <w:ind w:hanging="360"/>
      </w:pPr>
      <w:r>
        <w:t xml:space="preserve">Add more rows, </w:t>
      </w:r>
      <w:proofErr w:type="gramStart"/>
      <w:r>
        <w:t>groups</w:t>
      </w:r>
      <w:proofErr w:type="gramEnd"/>
      <w:r>
        <w:t xml:space="preserve"> or entities to filter by, or delete as applicable. </w:t>
      </w:r>
    </w:p>
    <w:p w14:paraId="625B8FDB" w14:textId="77777777" w:rsidR="003C2AE0" w:rsidRDefault="00C15C95" w:rsidP="00E850EF">
      <w:pPr>
        <w:numPr>
          <w:ilvl w:val="0"/>
          <w:numId w:val="52"/>
        </w:numPr>
        <w:ind w:hanging="360"/>
      </w:pPr>
      <w:r>
        <w:t xml:space="preserve">Check the checkbox at the start of each row before attempting to apply your filters. </w:t>
      </w:r>
    </w:p>
    <w:p w14:paraId="625B8FDC" w14:textId="77777777" w:rsidR="003C2AE0" w:rsidRDefault="00C15C95">
      <w:pPr>
        <w:ind w:left="720"/>
      </w:pPr>
      <w:r>
        <w:rPr>
          <w:noProof/>
          <w:color w:val="2B579A"/>
          <w:shd w:val="clear" w:color="auto" w:fill="E6E6E6"/>
        </w:rPr>
        <w:drawing>
          <wp:inline distT="114300" distB="114300" distL="114300" distR="114300" wp14:anchorId="625B9217" wp14:editId="625B9218">
            <wp:extent cx="4279900" cy="19050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0"/>
                    <a:srcRect/>
                    <a:stretch>
                      <a:fillRect/>
                    </a:stretch>
                  </pic:blipFill>
                  <pic:spPr>
                    <a:xfrm>
                      <a:off x="0" y="0"/>
                      <a:ext cx="4279900" cy="1905000"/>
                    </a:xfrm>
                    <a:prstGeom prst="rect">
                      <a:avLst/>
                    </a:prstGeom>
                    <a:ln/>
                  </pic:spPr>
                </pic:pic>
              </a:graphicData>
            </a:graphic>
          </wp:inline>
        </w:drawing>
      </w:r>
    </w:p>
    <w:p w14:paraId="625B8FDD" w14:textId="77777777" w:rsidR="003C2AE0" w:rsidRDefault="00C15C95" w:rsidP="00E850EF">
      <w:pPr>
        <w:numPr>
          <w:ilvl w:val="0"/>
          <w:numId w:val="52"/>
        </w:numPr>
        <w:ind w:hanging="360"/>
      </w:pPr>
      <w:r>
        <w:t xml:space="preserve">Click the Apply button </w:t>
      </w:r>
      <w:r>
        <w:rPr>
          <w:noProof/>
          <w:color w:val="2B579A"/>
          <w:shd w:val="clear" w:color="auto" w:fill="E6E6E6"/>
        </w:rPr>
        <w:drawing>
          <wp:inline distT="114300" distB="114300" distL="114300" distR="114300" wp14:anchorId="625B9219" wp14:editId="26FBE7B0">
            <wp:extent cx="558800" cy="287287"/>
            <wp:effectExtent l="0" t="0" r="0" b="0"/>
            <wp:docPr id="7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11"/>
                    <a:srcRect/>
                    <a:stretch>
                      <a:fillRect/>
                    </a:stretch>
                  </pic:blipFill>
                  <pic:spPr>
                    <a:xfrm>
                      <a:off x="0" y="0"/>
                      <a:ext cx="564610" cy="290274"/>
                    </a:xfrm>
                    <a:prstGeom prst="rect">
                      <a:avLst/>
                    </a:prstGeom>
                    <a:ln/>
                  </pic:spPr>
                </pic:pic>
              </a:graphicData>
            </a:graphic>
          </wp:inline>
        </w:drawing>
      </w:r>
      <w:r>
        <w:t xml:space="preserve">. This will filter the selection on your screen. </w:t>
      </w:r>
    </w:p>
    <w:p w14:paraId="625B8FDE" w14:textId="77777777" w:rsidR="003C2AE0" w:rsidRDefault="00C15C95">
      <w:pPr>
        <w:pStyle w:val="Heading2"/>
        <w:pageBreakBefore/>
      </w:pPr>
      <w:bookmarkStart w:id="94" w:name="_Editing_columns"/>
      <w:bookmarkStart w:id="95" w:name="_Toc592311091"/>
      <w:bookmarkEnd w:id="94"/>
      <w:r>
        <w:lastRenderedPageBreak/>
        <w:t>Editing columns</w:t>
      </w:r>
      <w:bookmarkEnd w:id="95"/>
    </w:p>
    <w:p w14:paraId="625B8FDF" w14:textId="77777777" w:rsidR="003C2AE0" w:rsidRDefault="00C15C95">
      <w:r>
        <w:t>On the Edit columns panel, you can add additional columns to your system view, change the order of columns and remove columns from your system view.</w:t>
      </w:r>
    </w:p>
    <w:p w14:paraId="625B8FE1" w14:textId="77777777" w:rsidR="003C2AE0" w:rsidRDefault="00C15C95">
      <w:pPr>
        <w:pStyle w:val="Heading3"/>
        <w:spacing w:after="200" w:line="305" w:lineRule="auto"/>
      </w:pPr>
      <w:bookmarkStart w:id="96" w:name="_Toc289261316"/>
      <w:r>
        <w:t xml:space="preserve">Add columns to your system view </w:t>
      </w:r>
      <w:bookmarkEnd w:id="96"/>
    </w:p>
    <w:p w14:paraId="625B8FE2" w14:textId="77777777" w:rsidR="003C2AE0" w:rsidRDefault="00C15C95" w:rsidP="00E850EF">
      <w:pPr>
        <w:numPr>
          <w:ilvl w:val="0"/>
          <w:numId w:val="41"/>
        </w:numPr>
        <w:ind w:hanging="360"/>
      </w:pPr>
      <w:r>
        <w:t xml:space="preserve">To add a new column to your system view: </w:t>
      </w:r>
    </w:p>
    <w:p w14:paraId="625B8FE3" w14:textId="77777777" w:rsidR="003C2AE0" w:rsidRDefault="00C15C95" w:rsidP="00E850EF">
      <w:pPr>
        <w:numPr>
          <w:ilvl w:val="0"/>
          <w:numId w:val="41"/>
        </w:numPr>
        <w:ind w:hanging="360"/>
      </w:pPr>
      <w:r>
        <w:t xml:space="preserve">Click the Edit columns button </w:t>
      </w:r>
      <w:r>
        <w:rPr>
          <w:noProof/>
          <w:color w:val="2B579A"/>
          <w:shd w:val="clear" w:color="auto" w:fill="E6E6E6"/>
        </w:rPr>
        <w:drawing>
          <wp:inline distT="114300" distB="114300" distL="114300" distR="114300" wp14:anchorId="625B921B" wp14:editId="625B921C">
            <wp:extent cx="1054100" cy="3302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2"/>
                    <a:srcRect/>
                    <a:stretch>
                      <a:fillRect/>
                    </a:stretch>
                  </pic:blipFill>
                  <pic:spPr>
                    <a:xfrm>
                      <a:off x="0" y="0"/>
                      <a:ext cx="1054100" cy="330200"/>
                    </a:xfrm>
                    <a:prstGeom prst="rect">
                      <a:avLst/>
                    </a:prstGeom>
                    <a:ln/>
                  </pic:spPr>
                </pic:pic>
              </a:graphicData>
            </a:graphic>
          </wp:inline>
        </w:drawing>
      </w:r>
      <w:r>
        <w:t xml:space="preserve"> </w:t>
      </w:r>
    </w:p>
    <w:p w14:paraId="625B8FE4" w14:textId="77777777" w:rsidR="003C2AE0" w:rsidRDefault="00C15C95" w:rsidP="00E850EF">
      <w:pPr>
        <w:numPr>
          <w:ilvl w:val="0"/>
          <w:numId w:val="41"/>
        </w:numPr>
        <w:ind w:hanging="360"/>
      </w:pPr>
      <w:r>
        <w:t xml:space="preserve">From the Edit columns panel, click the Add columns button </w:t>
      </w:r>
      <w:r>
        <w:rPr>
          <w:noProof/>
          <w:color w:val="2B579A"/>
          <w:shd w:val="clear" w:color="auto" w:fill="E6E6E6"/>
        </w:rPr>
        <w:drawing>
          <wp:inline distT="114300" distB="114300" distL="114300" distR="114300" wp14:anchorId="625B921D" wp14:editId="625B921E">
            <wp:extent cx="1092200" cy="292100"/>
            <wp:effectExtent l="0" t="0" r="0" b="0"/>
            <wp:docPr id="7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13"/>
                    <a:srcRect/>
                    <a:stretch>
                      <a:fillRect/>
                    </a:stretch>
                  </pic:blipFill>
                  <pic:spPr>
                    <a:xfrm>
                      <a:off x="0" y="0"/>
                      <a:ext cx="1092200" cy="292100"/>
                    </a:xfrm>
                    <a:prstGeom prst="rect">
                      <a:avLst/>
                    </a:prstGeom>
                    <a:ln/>
                  </pic:spPr>
                </pic:pic>
              </a:graphicData>
            </a:graphic>
          </wp:inline>
        </w:drawing>
      </w:r>
      <w:r>
        <w:t xml:space="preserve">This will reveal additional columns which can be added to your system view. </w:t>
      </w:r>
    </w:p>
    <w:p w14:paraId="625B8FE5" w14:textId="65C0A849" w:rsidR="003C2AE0" w:rsidRDefault="00C15C95" w:rsidP="00E850EF">
      <w:pPr>
        <w:numPr>
          <w:ilvl w:val="0"/>
          <w:numId w:val="41"/>
        </w:numPr>
        <w:ind w:hanging="360"/>
      </w:pPr>
      <w:r>
        <w:t xml:space="preserve">Scroll through the list of columns or use the search tool to find the column you are looking for. </w:t>
      </w:r>
    </w:p>
    <w:p w14:paraId="625B8FE6" w14:textId="77777777" w:rsidR="003C2AE0" w:rsidRDefault="00C15C95" w:rsidP="00E850EF">
      <w:pPr>
        <w:numPr>
          <w:ilvl w:val="0"/>
          <w:numId w:val="41"/>
        </w:numPr>
        <w:ind w:hanging="360"/>
      </w:pPr>
      <w:proofErr w:type="gramStart"/>
      <w:r>
        <w:t>Left-click</w:t>
      </w:r>
      <w:proofErr w:type="gramEnd"/>
      <w:r>
        <w:t xml:space="preserve"> on the columns you want to add. Once you have added all columns required, click the close button </w:t>
      </w:r>
      <w:r>
        <w:rPr>
          <w:noProof/>
          <w:color w:val="2B579A"/>
          <w:shd w:val="clear" w:color="auto" w:fill="E6E6E6"/>
        </w:rPr>
        <w:drawing>
          <wp:inline distT="114300" distB="114300" distL="114300" distR="114300" wp14:anchorId="625B921F" wp14:editId="625B9220">
            <wp:extent cx="228600" cy="342900"/>
            <wp:effectExtent l="0" t="0" r="0" b="0"/>
            <wp:docPr id="6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14"/>
                    <a:srcRect/>
                    <a:stretch>
                      <a:fillRect/>
                    </a:stretch>
                  </pic:blipFill>
                  <pic:spPr>
                    <a:xfrm>
                      <a:off x="0" y="0"/>
                      <a:ext cx="228600" cy="342900"/>
                    </a:xfrm>
                    <a:prstGeom prst="rect">
                      <a:avLst/>
                    </a:prstGeom>
                    <a:ln/>
                  </pic:spPr>
                </pic:pic>
              </a:graphicData>
            </a:graphic>
          </wp:inline>
        </w:drawing>
      </w:r>
      <w:r>
        <w:t>to return to the Edit columns panel.</w:t>
      </w:r>
    </w:p>
    <w:p w14:paraId="625B8FE7" w14:textId="77777777" w:rsidR="003C2AE0" w:rsidRDefault="00C15C95" w:rsidP="00E850EF">
      <w:pPr>
        <w:numPr>
          <w:ilvl w:val="0"/>
          <w:numId w:val="41"/>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21" wp14:editId="68225435">
            <wp:extent cx="567757" cy="233947"/>
            <wp:effectExtent l="0" t="0" r="381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5"/>
                    <a:srcRect/>
                    <a:stretch>
                      <a:fillRect/>
                    </a:stretch>
                  </pic:blipFill>
                  <pic:spPr>
                    <a:xfrm>
                      <a:off x="0" y="0"/>
                      <a:ext cx="584011" cy="240645"/>
                    </a:xfrm>
                    <a:prstGeom prst="rect">
                      <a:avLst/>
                    </a:prstGeom>
                    <a:ln/>
                  </pic:spPr>
                </pic:pic>
              </a:graphicData>
            </a:graphic>
          </wp:inline>
        </w:drawing>
      </w:r>
      <w:r>
        <w:t xml:space="preserve">on the Edit columns panel. </w:t>
      </w:r>
    </w:p>
    <w:p w14:paraId="625B8FE8" w14:textId="0B6ABE20" w:rsidR="003C2AE0" w:rsidRDefault="00C15C95" w:rsidP="00E850EF">
      <w:pPr>
        <w:numPr>
          <w:ilvl w:val="0"/>
          <w:numId w:val="41"/>
        </w:numPr>
        <w:ind w:hanging="360"/>
      </w:pPr>
      <w:r>
        <w:t xml:space="preserve">To discard your </w:t>
      </w:r>
      <w:proofErr w:type="gramStart"/>
      <w:r>
        <w:t>changes</w:t>
      </w:r>
      <w:proofErr w:type="gramEnd"/>
      <w:r>
        <w:t xml:space="preserve"> click the Cancel button </w:t>
      </w:r>
      <w:r>
        <w:rPr>
          <w:noProof/>
          <w:color w:val="2B579A"/>
          <w:shd w:val="clear" w:color="auto" w:fill="E6E6E6"/>
        </w:rPr>
        <w:drawing>
          <wp:inline distT="114300" distB="114300" distL="114300" distR="114300" wp14:anchorId="625B9223" wp14:editId="53D7732F">
            <wp:extent cx="631658" cy="300522"/>
            <wp:effectExtent l="0" t="0" r="0" b="4445"/>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16"/>
                    <a:srcRect/>
                    <a:stretch>
                      <a:fillRect/>
                    </a:stretch>
                  </pic:blipFill>
                  <pic:spPr>
                    <a:xfrm>
                      <a:off x="0" y="0"/>
                      <a:ext cx="638340" cy="303701"/>
                    </a:xfrm>
                    <a:prstGeom prst="rect">
                      <a:avLst/>
                    </a:prstGeom>
                    <a:ln/>
                  </pic:spPr>
                </pic:pic>
              </a:graphicData>
            </a:graphic>
          </wp:inline>
        </w:drawing>
      </w:r>
      <w:r w:rsidR="00A56FDB">
        <w:t>.</w:t>
      </w:r>
    </w:p>
    <w:p w14:paraId="625B8FE9" w14:textId="77777777" w:rsidR="003C2AE0" w:rsidRDefault="003C2AE0">
      <w:pPr>
        <w:pStyle w:val="Heading3"/>
        <w:spacing w:after="200"/>
      </w:pPr>
      <w:bookmarkStart w:id="97" w:name="_6g7k7b9gcp8m" w:colFirst="0" w:colLast="0"/>
      <w:bookmarkEnd w:id="97"/>
    </w:p>
    <w:p w14:paraId="625B8FEA" w14:textId="77777777" w:rsidR="003C2AE0" w:rsidRDefault="00C15C95">
      <w:pPr>
        <w:pStyle w:val="Heading3"/>
        <w:spacing w:after="200"/>
      </w:pPr>
      <w:bookmarkStart w:id="98" w:name="_Toc794622810"/>
      <w:r>
        <w:t>Change the order of columns on your system view</w:t>
      </w:r>
      <w:bookmarkEnd w:id="98"/>
    </w:p>
    <w:p w14:paraId="625B8FEB" w14:textId="77777777" w:rsidR="003C2AE0" w:rsidRDefault="00C15C95">
      <w:r>
        <w:t xml:space="preserve">To change the order in which columns appear on your system view: </w:t>
      </w:r>
    </w:p>
    <w:p w14:paraId="625B8FEC" w14:textId="75A3484F" w:rsidR="003C2AE0" w:rsidRDefault="00C15C95" w:rsidP="00E850EF">
      <w:pPr>
        <w:numPr>
          <w:ilvl w:val="0"/>
          <w:numId w:val="45"/>
        </w:numPr>
        <w:ind w:hanging="360"/>
      </w:pPr>
      <w:r>
        <w:t xml:space="preserve">Click the Edit columns button </w:t>
      </w:r>
      <w:r>
        <w:rPr>
          <w:noProof/>
          <w:color w:val="2B579A"/>
          <w:shd w:val="clear" w:color="auto" w:fill="E6E6E6"/>
        </w:rPr>
        <w:drawing>
          <wp:inline distT="114300" distB="114300" distL="114300" distR="114300" wp14:anchorId="625B9225" wp14:editId="6F6E4D95">
            <wp:extent cx="871220" cy="253198"/>
            <wp:effectExtent l="0" t="0" r="5080" b="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12"/>
                    <a:srcRect/>
                    <a:stretch>
                      <a:fillRect/>
                    </a:stretch>
                  </pic:blipFill>
                  <pic:spPr>
                    <a:xfrm>
                      <a:off x="0" y="0"/>
                      <a:ext cx="883871" cy="256875"/>
                    </a:xfrm>
                    <a:prstGeom prst="rect">
                      <a:avLst/>
                    </a:prstGeom>
                    <a:ln/>
                  </pic:spPr>
                </pic:pic>
              </a:graphicData>
            </a:graphic>
          </wp:inline>
        </w:drawing>
      </w:r>
      <w:r w:rsidR="00A56FDB">
        <w:t>.</w:t>
      </w:r>
    </w:p>
    <w:p w14:paraId="625B8FED" w14:textId="77777777" w:rsidR="003C2AE0" w:rsidRDefault="00C15C95" w:rsidP="00E850EF">
      <w:pPr>
        <w:numPr>
          <w:ilvl w:val="0"/>
          <w:numId w:val="45"/>
        </w:numPr>
        <w:ind w:hanging="360"/>
      </w:pPr>
      <w:r>
        <w:t xml:space="preserve"> From the Edit columns panel hover over any column (your cursor should appear as four arrows intersecting</w:t>
      </w:r>
      <w:r>
        <w:rPr>
          <w:noProof/>
          <w:color w:val="2B579A"/>
          <w:shd w:val="clear" w:color="auto" w:fill="E6E6E6"/>
        </w:rPr>
        <w:drawing>
          <wp:inline distT="114300" distB="114300" distL="114300" distR="114300" wp14:anchorId="625B9227" wp14:editId="625B9228">
            <wp:extent cx="292100" cy="2921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7"/>
                    <a:srcRect/>
                    <a:stretch>
                      <a:fillRect/>
                    </a:stretch>
                  </pic:blipFill>
                  <pic:spPr>
                    <a:xfrm>
                      <a:off x="0" y="0"/>
                      <a:ext cx="292100" cy="292100"/>
                    </a:xfrm>
                    <a:prstGeom prst="rect">
                      <a:avLst/>
                    </a:prstGeom>
                    <a:ln/>
                  </pic:spPr>
                </pic:pic>
              </a:graphicData>
            </a:graphic>
          </wp:inline>
        </w:drawing>
      </w:r>
      <w:r>
        <w:t xml:space="preserve">). </w:t>
      </w:r>
    </w:p>
    <w:p w14:paraId="625B8FEE" w14:textId="77777777" w:rsidR="003C2AE0" w:rsidRDefault="00C15C95" w:rsidP="00E850EF">
      <w:pPr>
        <w:numPr>
          <w:ilvl w:val="0"/>
          <w:numId w:val="45"/>
        </w:numPr>
        <w:ind w:hanging="360"/>
      </w:pPr>
      <w:r>
        <w:t xml:space="preserve">Click and drag the column into the required order. </w:t>
      </w:r>
    </w:p>
    <w:p w14:paraId="625B8FEF" w14:textId="77777777" w:rsidR="003C2AE0" w:rsidRDefault="00C15C95" w:rsidP="00E850EF">
      <w:pPr>
        <w:numPr>
          <w:ilvl w:val="0"/>
          <w:numId w:val="45"/>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29" wp14:editId="12712DBD">
            <wp:extent cx="635134" cy="272448"/>
            <wp:effectExtent l="0" t="0" r="0" b="0"/>
            <wp:docPr id="7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15"/>
                    <a:srcRect/>
                    <a:stretch>
                      <a:fillRect/>
                    </a:stretch>
                  </pic:blipFill>
                  <pic:spPr>
                    <a:xfrm>
                      <a:off x="0" y="0"/>
                      <a:ext cx="645738" cy="276997"/>
                    </a:xfrm>
                    <a:prstGeom prst="rect">
                      <a:avLst/>
                    </a:prstGeom>
                    <a:ln/>
                  </pic:spPr>
                </pic:pic>
              </a:graphicData>
            </a:graphic>
          </wp:inline>
        </w:drawing>
      </w:r>
      <w:r>
        <w:t xml:space="preserve">on the Edit columns panel. </w:t>
      </w:r>
    </w:p>
    <w:p w14:paraId="625B8FF1" w14:textId="22903928" w:rsidR="003C2AE0" w:rsidRDefault="00C15C95" w:rsidP="00CA0772">
      <w:pPr>
        <w:numPr>
          <w:ilvl w:val="0"/>
          <w:numId w:val="45"/>
        </w:numPr>
        <w:ind w:hanging="360"/>
      </w:pPr>
      <w:r>
        <w:t xml:space="preserve">To discard your </w:t>
      </w:r>
      <w:proofErr w:type="gramStart"/>
      <w:r>
        <w:t>changes</w:t>
      </w:r>
      <w:proofErr w:type="gramEnd"/>
      <w:r>
        <w:t xml:space="preserve"> click the Cancel button </w:t>
      </w:r>
      <w:r>
        <w:rPr>
          <w:noProof/>
          <w:color w:val="2B579A"/>
          <w:shd w:val="clear" w:color="auto" w:fill="E6E6E6"/>
        </w:rPr>
        <w:drawing>
          <wp:inline distT="114300" distB="114300" distL="114300" distR="114300" wp14:anchorId="625B922B" wp14:editId="1CED67B1">
            <wp:extent cx="617220" cy="329398"/>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6"/>
                    <a:srcRect/>
                    <a:stretch>
                      <a:fillRect/>
                    </a:stretch>
                  </pic:blipFill>
                  <pic:spPr>
                    <a:xfrm>
                      <a:off x="0" y="0"/>
                      <a:ext cx="626431" cy="334314"/>
                    </a:xfrm>
                    <a:prstGeom prst="rect">
                      <a:avLst/>
                    </a:prstGeom>
                    <a:ln/>
                  </pic:spPr>
                </pic:pic>
              </a:graphicData>
            </a:graphic>
          </wp:inline>
        </w:drawing>
      </w:r>
      <w:r w:rsidR="00A56FDB">
        <w:t>.</w:t>
      </w:r>
    </w:p>
    <w:p w14:paraId="625B8FF2" w14:textId="77777777" w:rsidR="003C2AE0" w:rsidRDefault="00C15C95">
      <w:pPr>
        <w:pStyle w:val="Heading3"/>
        <w:spacing w:after="200" w:line="305" w:lineRule="auto"/>
      </w:pPr>
      <w:bookmarkStart w:id="99" w:name="_Toc1056494883"/>
      <w:r>
        <w:lastRenderedPageBreak/>
        <w:t xml:space="preserve">Remove columns from your system view </w:t>
      </w:r>
      <w:bookmarkEnd w:id="99"/>
    </w:p>
    <w:p w14:paraId="625B8FF3" w14:textId="77777777" w:rsidR="003C2AE0" w:rsidRDefault="00C15C95">
      <w:r>
        <w:t xml:space="preserve">To remove a column from your system view: </w:t>
      </w:r>
    </w:p>
    <w:p w14:paraId="625B8FF4" w14:textId="77777777" w:rsidR="003C2AE0" w:rsidRDefault="00C15C95" w:rsidP="00E850EF">
      <w:pPr>
        <w:numPr>
          <w:ilvl w:val="0"/>
          <w:numId w:val="31"/>
        </w:numPr>
        <w:ind w:hanging="360"/>
      </w:pPr>
      <w:r>
        <w:t xml:space="preserve">Click the Edit columns button </w:t>
      </w:r>
      <w:r>
        <w:rPr>
          <w:noProof/>
          <w:color w:val="2B579A"/>
          <w:shd w:val="clear" w:color="auto" w:fill="E6E6E6"/>
        </w:rPr>
        <w:drawing>
          <wp:inline distT="114300" distB="114300" distL="114300" distR="114300" wp14:anchorId="625B922D" wp14:editId="625B922E">
            <wp:extent cx="1054100" cy="3302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2"/>
                    <a:srcRect/>
                    <a:stretch>
                      <a:fillRect/>
                    </a:stretch>
                  </pic:blipFill>
                  <pic:spPr>
                    <a:xfrm>
                      <a:off x="0" y="0"/>
                      <a:ext cx="1054100" cy="330200"/>
                    </a:xfrm>
                    <a:prstGeom prst="rect">
                      <a:avLst/>
                    </a:prstGeom>
                    <a:ln/>
                  </pic:spPr>
                </pic:pic>
              </a:graphicData>
            </a:graphic>
          </wp:inline>
        </w:drawing>
      </w:r>
      <w:r>
        <w:t xml:space="preserve"> </w:t>
      </w:r>
    </w:p>
    <w:p w14:paraId="625B8FF5" w14:textId="77777777" w:rsidR="003C2AE0" w:rsidRDefault="00C15C95" w:rsidP="00E850EF">
      <w:pPr>
        <w:numPr>
          <w:ilvl w:val="0"/>
          <w:numId w:val="31"/>
        </w:numPr>
        <w:ind w:hanging="360"/>
      </w:pPr>
      <w:r>
        <w:t xml:space="preserve">From the Edit columns panel hover over any column. </w:t>
      </w:r>
    </w:p>
    <w:p w14:paraId="625B8FF6" w14:textId="77777777" w:rsidR="003C2AE0" w:rsidRDefault="00C15C95" w:rsidP="00E850EF">
      <w:pPr>
        <w:numPr>
          <w:ilvl w:val="0"/>
          <w:numId w:val="31"/>
        </w:numPr>
        <w:ind w:hanging="360"/>
      </w:pPr>
      <w:r>
        <w:t xml:space="preserve">Click on the options button </w:t>
      </w:r>
      <w:r>
        <w:rPr>
          <w:noProof/>
          <w:color w:val="2B579A"/>
          <w:shd w:val="clear" w:color="auto" w:fill="E6E6E6"/>
        </w:rPr>
        <w:drawing>
          <wp:inline distT="114300" distB="114300" distL="114300" distR="114300" wp14:anchorId="625B922F" wp14:editId="625B9230">
            <wp:extent cx="228600" cy="292100"/>
            <wp:effectExtent l="0" t="0" r="0" b="0"/>
            <wp:docPr id="5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18"/>
                    <a:srcRect/>
                    <a:stretch>
                      <a:fillRect/>
                    </a:stretch>
                  </pic:blipFill>
                  <pic:spPr>
                    <a:xfrm>
                      <a:off x="0" y="0"/>
                      <a:ext cx="228600" cy="292100"/>
                    </a:xfrm>
                    <a:prstGeom prst="rect">
                      <a:avLst/>
                    </a:prstGeom>
                    <a:ln/>
                  </pic:spPr>
                </pic:pic>
              </a:graphicData>
            </a:graphic>
          </wp:inline>
        </w:drawing>
      </w:r>
      <w:r>
        <w:t xml:space="preserve"> that appears beside the column name. </w:t>
      </w:r>
    </w:p>
    <w:p w14:paraId="625B8FF7" w14:textId="77777777" w:rsidR="003C2AE0" w:rsidRDefault="00C15C95" w:rsidP="00E850EF">
      <w:pPr>
        <w:numPr>
          <w:ilvl w:val="0"/>
          <w:numId w:val="31"/>
        </w:numPr>
        <w:ind w:hanging="360"/>
      </w:pPr>
      <w:r>
        <w:t xml:space="preserve">Click the Remove button </w:t>
      </w:r>
      <w:r>
        <w:rPr>
          <w:noProof/>
          <w:color w:val="2B579A"/>
          <w:shd w:val="clear" w:color="auto" w:fill="E6E6E6"/>
        </w:rPr>
        <w:drawing>
          <wp:inline distT="114300" distB="114300" distL="114300" distR="114300" wp14:anchorId="625B9231" wp14:editId="2C388E25">
            <wp:extent cx="630321" cy="224723"/>
            <wp:effectExtent l="0" t="0" r="0" b="4445"/>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9"/>
                    <a:srcRect/>
                    <a:stretch>
                      <a:fillRect/>
                    </a:stretch>
                  </pic:blipFill>
                  <pic:spPr>
                    <a:xfrm>
                      <a:off x="0" y="0"/>
                      <a:ext cx="642758" cy="229157"/>
                    </a:xfrm>
                    <a:prstGeom prst="rect">
                      <a:avLst/>
                    </a:prstGeom>
                    <a:ln/>
                  </pic:spPr>
                </pic:pic>
              </a:graphicData>
            </a:graphic>
          </wp:inline>
        </w:drawing>
      </w:r>
      <w:r>
        <w:t xml:space="preserve">to remove the column from your system view. </w:t>
      </w:r>
    </w:p>
    <w:p w14:paraId="625B8FF8" w14:textId="77777777" w:rsidR="003C2AE0" w:rsidRDefault="00C15C95" w:rsidP="00E850EF">
      <w:pPr>
        <w:numPr>
          <w:ilvl w:val="0"/>
          <w:numId w:val="31"/>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33" wp14:editId="0D796E6E">
            <wp:extent cx="582195" cy="277262"/>
            <wp:effectExtent l="0" t="0" r="8890" b="889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5"/>
                    <a:srcRect/>
                    <a:stretch>
                      <a:fillRect/>
                    </a:stretch>
                  </pic:blipFill>
                  <pic:spPr>
                    <a:xfrm>
                      <a:off x="0" y="0"/>
                      <a:ext cx="587568" cy="279821"/>
                    </a:xfrm>
                    <a:prstGeom prst="rect">
                      <a:avLst/>
                    </a:prstGeom>
                    <a:ln/>
                  </pic:spPr>
                </pic:pic>
              </a:graphicData>
            </a:graphic>
          </wp:inline>
        </w:drawing>
      </w:r>
      <w:r>
        <w:t xml:space="preserve">on the Edit columns panel. </w:t>
      </w:r>
    </w:p>
    <w:p w14:paraId="625B8FF9" w14:textId="0FFA69EE" w:rsidR="003C2AE0" w:rsidRDefault="00C15C95" w:rsidP="00E850EF">
      <w:pPr>
        <w:numPr>
          <w:ilvl w:val="0"/>
          <w:numId w:val="31"/>
        </w:numPr>
        <w:ind w:hanging="360"/>
      </w:pPr>
      <w:r>
        <w:t xml:space="preserve">To discard your </w:t>
      </w:r>
      <w:proofErr w:type="gramStart"/>
      <w:r>
        <w:t>changes</w:t>
      </w:r>
      <w:proofErr w:type="gramEnd"/>
      <w:r>
        <w:t xml:space="preserve"> click the Cancel button </w:t>
      </w:r>
      <w:r>
        <w:rPr>
          <w:noProof/>
          <w:color w:val="2B579A"/>
          <w:shd w:val="clear" w:color="auto" w:fill="E6E6E6"/>
        </w:rPr>
        <w:drawing>
          <wp:inline distT="114300" distB="114300" distL="114300" distR="114300" wp14:anchorId="625B9235" wp14:editId="5B636A85">
            <wp:extent cx="684597" cy="329397"/>
            <wp:effectExtent l="0" t="0" r="127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6"/>
                    <a:srcRect/>
                    <a:stretch>
                      <a:fillRect/>
                    </a:stretch>
                  </pic:blipFill>
                  <pic:spPr>
                    <a:xfrm>
                      <a:off x="0" y="0"/>
                      <a:ext cx="690337" cy="332159"/>
                    </a:xfrm>
                    <a:prstGeom prst="rect">
                      <a:avLst/>
                    </a:prstGeom>
                    <a:ln/>
                  </pic:spPr>
                </pic:pic>
              </a:graphicData>
            </a:graphic>
          </wp:inline>
        </w:drawing>
      </w:r>
      <w:r w:rsidR="00A56FDB">
        <w:t>.</w:t>
      </w:r>
      <w:r>
        <w:t xml:space="preserve"> </w:t>
      </w:r>
    </w:p>
    <w:p w14:paraId="6038285B" w14:textId="77777777" w:rsidR="005950A8" w:rsidRDefault="005950A8">
      <w:pPr>
        <w:pStyle w:val="Heading3"/>
      </w:pPr>
    </w:p>
    <w:p w14:paraId="625B8FFB" w14:textId="51F93376" w:rsidR="003C2AE0" w:rsidRPr="0081547F" w:rsidRDefault="00C15C95">
      <w:pPr>
        <w:pStyle w:val="Heading3"/>
      </w:pPr>
      <w:bookmarkStart w:id="100" w:name="_Toc1519459326"/>
      <w:r>
        <w:t xml:space="preserve">Saving your own system view </w:t>
      </w:r>
      <w:bookmarkEnd w:id="100"/>
    </w:p>
    <w:p w14:paraId="625B8FFC" w14:textId="77777777" w:rsidR="003C2AE0" w:rsidRPr="0081547F" w:rsidRDefault="00C15C95">
      <w:r>
        <w:t xml:space="preserve">Once you have added/removed columns and filtered information, you can save your view. This is helpful if it is a view that you will use frequently.   </w:t>
      </w:r>
    </w:p>
    <w:p w14:paraId="625B8FFD" w14:textId="7CA55B10" w:rsidR="003C2AE0" w:rsidRPr="0081547F" w:rsidRDefault="00C15C95" w:rsidP="00E850EF">
      <w:pPr>
        <w:numPr>
          <w:ilvl w:val="0"/>
          <w:numId w:val="35"/>
        </w:numPr>
        <w:spacing w:after="0"/>
        <w:ind w:hanging="360"/>
      </w:pPr>
      <w:r>
        <w:t xml:space="preserve">Once you have changed your filters/columns as necessary, click on the arrow next to </w:t>
      </w:r>
      <w:r w:rsidR="38541983">
        <w:t>the</w:t>
      </w:r>
      <w:r>
        <w:t xml:space="preserve"> </w:t>
      </w:r>
      <w:r w:rsidR="283F9092">
        <w:t xml:space="preserve">system </w:t>
      </w:r>
      <w:r w:rsidR="654AA190">
        <w:t>v</w:t>
      </w:r>
      <w:r w:rsidR="283F9092">
        <w:t xml:space="preserve">iew </w:t>
      </w:r>
      <w:r w:rsidR="3B52474B">
        <w:t>t</w:t>
      </w:r>
      <w:r w:rsidR="283F9092">
        <w:t>itle</w:t>
      </w:r>
      <w:r w:rsidR="593DBFD6">
        <w:t>, such as All Applicants</w:t>
      </w:r>
    </w:p>
    <w:p w14:paraId="01D14989" w14:textId="5DD12E0D" w:rsidR="349395C9" w:rsidRPr="0081547F" w:rsidRDefault="349395C9" w:rsidP="349395C9">
      <w:pPr>
        <w:spacing w:after="0"/>
        <w:ind w:left="130"/>
      </w:pPr>
    </w:p>
    <w:p w14:paraId="625B8FFE" w14:textId="49CECF79" w:rsidR="003C2AE0" w:rsidRPr="0081547F" w:rsidRDefault="00C15C95" w:rsidP="00E850EF">
      <w:pPr>
        <w:numPr>
          <w:ilvl w:val="0"/>
          <w:numId w:val="35"/>
        </w:numPr>
        <w:ind w:hanging="360"/>
      </w:pPr>
      <w:r>
        <w:t>A drop</w:t>
      </w:r>
      <w:r w:rsidR="05F82EF8">
        <w:t>-</w:t>
      </w:r>
      <w:r>
        <w:t>down menu will open</w:t>
      </w:r>
      <w:r w:rsidR="78CF6653">
        <w:t>.</w:t>
      </w:r>
      <w:r>
        <w:br/>
        <w:t xml:space="preserve"> </w:t>
      </w:r>
    </w:p>
    <w:p w14:paraId="625B8FFF" w14:textId="23CB2436" w:rsidR="003C2AE0" w:rsidRPr="0081547F" w:rsidRDefault="71E1C8F3">
      <w:pPr>
        <w:ind w:left="720"/>
      </w:pPr>
      <w:r>
        <w:rPr>
          <w:noProof/>
        </w:rPr>
        <w:lastRenderedPageBreak/>
        <w:drawing>
          <wp:inline distT="0" distB="0" distL="0" distR="0" wp14:anchorId="5DDB983E" wp14:editId="0B9A142D">
            <wp:extent cx="2011680" cy="3318235"/>
            <wp:effectExtent l="0" t="0" r="7620" b="0"/>
            <wp:docPr id="1325769960" name="Picture 1325769960" descr="Shows example of a drop down list when an applicant clicks on the arrow near the ystem view.  The save as new view option is the second from last option.  The last option in the list is manage and share views." title="Image showing location of Save as a new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769960"/>
                    <pic:cNvPicPr/>
                  </pic:nvPicPr>
                  <pic:blipFill>
                    <a:blip r:embed="rId120">
                      <a:extLst>
                        <a:ext uri="{28A0092B-C50C-407E-A947-70E740481C1C}">
                          <a14:useLocalDpi xmlns:a14="http://schemas.microsoft.com/office/drawing/2010/main" val="0"/>
                        </a:ext>
                      </a:extLst>
                    </a:blip>
                    <a:stretch>
                      <a:fillRect/>
                    </a:stretch>
                  </pic:blipFill>
                  <pic:spPr>
                    <a:xfrm>
                      <a:off x="0" y="0"/>
                      <a:ext cx="2049255" cy="3380214"/>
                    </a:xfrm>
                    <a:prstGeom prst="rect">
                      <a:avLst/>
                    </a:prstGeom>
                  </pic:spPr>
                </pic:pic>
              </a:graphicData>
            </a:graphic>
          </wp:inline>
        </w:drawing>
      </w:r>
    </w:p>
    <w:p w14:paraId="5B53E1F8" w14:textId="11BBE85A" w:rsidR="349395C9" w:rsidRPr="0081547F" w:rsidRDefault="349395C9" w:rsidP="349395C9">
      <w:pPr>
        <w:ind w:left="720"/>
      </w:pPr>
    </w:p>
    <w:p w14:paraId="625B9000" w14:textId="42D24B70" w:rsidR="003C2AE0" w:rsidRPr="0081547F" w:rsidRDefault="00C15C95" w:rsidP="00E850EF">
      <w:pPr>
        <w:numPr>
          <w:ilvl w:val="0"/>
          <w:numId w:val="35"/>
        </w:numPr>
        <w:ind w:hanging="360"/>
      </w:pPr>
      <w:r>
        <w:t>Click Save</w:t>
      </w:r>
      <w:r w:rsidR="0AD89008">
        <w:t xml:space="preserve"> as a new view</w:t>
      </w:r>
    </w:p>
    <w:p w14:paraId="625B9001" w14:textId="77777777" w:rsidR="003C2AE0" w:rsidRPr="0081547F" w:rsidRDefault="00C15C95">
      <w:pPr>
        <w:ind w:left="700"/>
      </w:pPr>
      <w:r w:rsidRPr="00460C4F">
        <w:rPr>
          <w:noProof/>
          <w:color w:val="2B579A"/>
          <w:shd w:val="clear" w:color="auto" w:fill="E6E6E6"/>
        </w:rPr>
        <w:drawing>
          <wp:inline distT="114300" distB="114300" distL="114300" distR="114300" wp14:anchorId="625B9239" wp14:editId="625B923A">
            <wp:extent cx="2540000" cy="1600200"/>
            <wp:effectExtent l="0" t="0" r="0" b="0"/>
            <wp:docPr id="36" name="image2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Graphical user interface, application&#10;&#10;Description automatically generated"/>
                    <pic:cNvPicPr preferRelativeResize="0"/>
                  </pic:nvPicPr>
                  <pic:blipFill>
                    <a:blip r:embed="rId121"/>
                    <a:srcRect/>
                    <a:stretch>
                      <a:fillRect/>
                    </a:stretch>
                  </pic:blipFill>
                  <pic:spPr>
                    <a:xfrm>
                      <a:off x="0" y="0"/>
                      <a:ext cx="2540000" cy="1600200"/>
                    </a:xfrm>
                    <a:prstGeom prst="rect">
                      <a:avLst/>
                    </a:prstGeom>
                    <a:ln/>
                  </pic:spPr>
                </pic:pic>
              </a:graphicData>
            </a:graphic>
          </wp:inline>
        </w:drawing>
      </w:r>
    </w:p>
    <w:p w14:paraId="625B9002" w14:textId="77777777" w:rsidR="003C2AE0" w:rsidRPr="0081547F" w:rsidRDefault="003C2AE0">
      <w:pPr>
        <w:ind w:left="700"/>
      </w:pPr>
    </w:p>
    <w:p w14:paraId="625B9003" w14:textId="77777777" w:rsidR="003C2AE0" w:rsidRPr="0081547F" w:rsidRDefault="00C15C95">
      <w:pPr>
        <w:pStyle w:val="Heading3"/>
        <w:spacing w:line="305" w:lineRule="auto"/>
      </w:pPr>
      <w:bookmarkStart w:id="101" w:name="_Toc777492411"/>
      <w:r>
        <w:t xml:space="preserve">Deleting your own system view </w:t>
      </w:r>
      <w:bookmarkEnd w:id="101"/>
    </w:p>
    <w:p w14:paraId="625B9004" w14:textId="77777777" w:rsidR="003C2AE0" w:rsidRPr="0081547F" w:rsidRDefault="00C15C95">
      <w:r>
        <w:t>If you no longer require a saved view, you can delete them from your ‘</w:t>
      </w:r>
      <w:proofErr w:type="spellStart"/>
      <w:r>
        <w:t>MyView</w:t>
      </w:r>
      <w:proofErr w:type="spellEnd"/>
      <w:r>
        <w:t xml:space="preserve">’ list. </w:t>
      </w:r>
    </w:p>
    <w:p w14:paraId="625B9005" w14:textId="4A418F10" w:rsidR="003C2AE0" w:rsidRPr="0081547F" w:rsidRDefault="60B79DF1" w:rsidP="00E850EF">
      <w:pPr>
        <w:numPr>
          <w:ilvl w:val="0"/>
          <w:numId w:val="25"/>
        </w:numPr>
        <w:ind w:hanging="360"/>
      </w:pPr>
      <w:r>
        <w:t>Click on the System View drop down arrow</w:t>
      </w:r>
      <w:r w:rsidR="00C15C95">
        <w:t xml:space="preserve">. </w:t>
      </w:r>
    </w:p>
    <w:p w14:paraId="625B9006" w14:textId="7154CC8D" w:rsidR="003C2AE0" w:rsidRPr="0081547F" w:rsidRDefault="49AFDC1D" w:rsidP="00E850EF">
      <w:pPr>
        <w:numPr>
          <w:ilvl w:val="0"/>
          <w:numId w:val="29"/>
        </w:numPr>
        <w:ind w:hanging="360"/>
      </w:pPr>
      <w:r>
        <w:t>Select Manage and share views.</w:t>
      </w:r>
      <w:r w:rsidR="00C15C95">
        <w:t xml:space="preserve"> </w:t>
      </w:r>
    </w:p>
    <w:p w14:paraId="625B9007" w14:textId="0B4CB7DC" w:rsidR="003C2AE0" w:rsidRPr="0081547F" w:rsidRDefault="0FE759D8">
      <w:pPr>
        <w:ind w:left="560"/>
      </w:pPr>
      <w:r>
        <w:rPr>
          <w:noProof/>
        </w:rPr>
        <w:lastRenderedPageBreak/>
        <w:drawing>
          <wp:inline distT="0" distB="0" distL="0" distR="0" wp14:anchorId="6DEF2D67" wp14:editId="1FB1CABD">
            <wp:extent cx="2072439" cy="3315903"/>
            <wp:effectExtent l="0" t="0" r="4445" b="0"/>
            <wp:docPr id="60450520" name="Picture 6045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50520"/>
                    <pic:cNvPicPr/>
                  </pic:nvPicPr>
                  <pic:blipFill>
                    <a:blip r:embed="rId122">
                      <a:extLst>
                        <a:ext uri="{28A0092B-C50C-407E-A947-70E740481C1C}">
                          <a14:useLocalDpi xmlns:a14="http://schemas.microsoft.com/office/drawing/2010/main" val="0"/>
                        </a:ext>
                      </a:extLst>
                    </a:blip>
                    <a:stretch>
                      <a:fillRect/>
                    </a:stretch>
                  </pic:blipFill>
                  <pic:spPr>
                    <a:xfrm>
                      <a:off x="0" y="0"/>
                      <a:ext cx="2081065" cy="3329704"/>
                    </a:xfrm>
                    <a:prstGeom prst="rect">
                      <a:avLst/>
                    </a:prstGeom>
                  </pic:spPr>
                </pic:pic>
              </a:graphicData>
            </a:graphic>
          </wp:inline>
        </w:drawing>
      </w:r>
    </w:p>
    <w:p w14:paraId="625B9009" w14:textId="0390204E" w:rsidR="003C2AE0" w:rsidRPr="00A14141" w:rsidRDefault="00C15C95" w:rsidP="00E850EF">
      <w:pPr>
        <w:numPr>
          <w:ilvl w:val="0"/>
          <w:numId w:val="29"/>
        </w:numPr>
        <w:ind w:hanging="360"/>
      </w:pPr>
      <w:r w:rsidRPr="00A14141">
        <w:t xml:space="preserve"> A new </w:t>
      </w:r>
      <w:r w:rsidR="447AC7B7" w:rsidRPr="00A14141">
        <w:t>window</w:t>
      </w:r>
      <w:r w:rsidRPr="00A14141">
        <w:t xml:space="preserve"> will open. </w:t>
      </w:r>
    </w:p>
    <w:p w14:paraId="7E6C8AAC" w14:textId="26A46DF1" w:rsidR="003C2AE0" w:rsidRPr="00A14141" w:rsidRDefault="626C9FA8" w:rsidP="00E850EF">
      <w:pPr>
        <w:numPr>
          <w:ilvl w:val="0"/>
          <w:numId w:val="29"/>
        </w:numPr>
        <w:ind w:hanging="360"/>
      </w:pPr>
      <w:r w:rsidRPr="00A14141">
        <w:t>Select the view you wish to manage and click on the 3 dots to the right of the name</w:t>
      </w:r>
      <w:r w:rsidR="7D267567" w:rsidRPr="00A14141">
        <w:t>.</w:t>
      </w:r>
    </w:p>
    <w:p w14:paraId="625B900B" w14:textId="498492FF" w:rsidR="003C2AE0" w:rsidRPr="0081547F" w:rsidRDefault="030C85AA">
      <w:pPr>
        <w:ind w:left="700"/>
        <w:rPr>
          <w:highlight w:val="yellow"/>
        </w:rPr>
      </w:pPr>
      <w:r w:rsidRPr="00460C4F">
        <w:rPr>
          <w:noProof/>
        </w:rPr>
        <w:drawing>
          <wp:inline distT="0" distB="0" distL="0" distR="0" wp14:anchorId="544E7AC5" wp14:editId="5E8C147D">
            <wp:extent cx="3316294" cy="3710539"/>
            <wp:effectExtent l="0" t="0" r="0" b="4445"/>
            <wp:docPr id="1744037860" name="Picture 174403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extLst>
                        <a:ext uri="{28A0092B-C50C-407E-A947-70E740481C1C}">
                          <a14:useLocalDpi xmlns:a14="http://schemas.microsoft.com/office/drawing/2010/main" val="0"/>
                        </a:ext>
                      </a:extLst>
                    </a:blip>
                    <a:stretch>
                      <a:fillRect/>
                    </a:stretch>
                  </pic:blipFill>
                  <pic:spPr>
                    <a:xfrm>
                      <a:off x="0" y="0"/>
                      <a:ext cx="3324135" cy="3719312"/>
                    </a:xfrm>
                    <a:prstGeom prst="rect">
                      <a:avLst/>
                    </a:prstGeom>
                  </pic:spPr>
                </pic:pic>
              </a:graphicData>
            </a:graphic>
          </wp:inline>
        </w:drawing>
      </w:r>
    </w:p>
    <w:p w14:paraId="71D17828" w14:textId="4B9E28B6" w:rsidR="003C2AE0" w:rsidRPr="0081547F" w:rsidRDefault="00C15C95" w:rsidP="00E850EF">
      <w:pPr>
        <w:numPr>
          <w:ilvl w:val="0"/>
          <w:numId w:val="29"/>
        </w:numPr>
        <w:ind w:hanging="360"/>
      </w:pPr>
      <w:r>
        <w:t xml:space="preserve"> </w:t>
      </w:r>
      <w:r w:rsidR="7FB2D47C">
        <w:t xml:space="preserve">Select the option you wish to choose.  Options </w:t>
      </w:r>
      <w:r w:rsidR="291BC98F">
        <w:t>includ</w:t>
      </w:r>
      <w:r w:rsidR="7FB2D47C">
        <w:t>e:</w:t>
      </w:r>
    </w:p>
    <w:tbl>
      <w:tblPr>
        <w:tblStyle w:val="TableGrid"/>
        <w:tblW w:w="0" w:type="auto"/>
        <w:tblLayout w:type="fixed"/>
        <w:tblLook w:val="06A0" w:firstRow="1" w:lastRow="0" w:firstColumn="1" w:lastColumn="0" w:noHBand="1" w:noVBand="1"/>
      </w:tblPr>
      <w:tblGrid>
        <w:gridCol w:w="3675"/>
        <w:gridCol w:w="4470"/>
      </w:tblGrid>
      <w:tr w:rsidR="349395C9" w:rsidRPr="0081547F" w14:paraId="6A2703BB" w14:textId="77777777" w:rsidTr="349395C9">
        <w:tc>
          <w:tcPr>
            <w:tcW w:w="3675" w:type="dxa"/>
          </w:tcPr>
          <w:p w14:paraId="2B6B2526" w14:textId="27DA2139" w:rsidR="3E819036" w:rsidRPr="0081547F" w:rsidRDefault="3E819036" w:rsidP="349395C9">
            <w:pPr>
              <w:ind w:left="90"/>
            </w:pPr>
            <w:r>
              <w:lastRenderedPageBreak/>
              <w:t>Hide</w:t>
            </w:r>
          </w:p>
        </w:tc>
        <w:tc>
          <w:tcPr>
            <w:tcW w:w="4470" w:type="dxa"/>
          </w:tcPr>
          <w:p w14:paraId="1820652D" w14:textId="71F10AF1" w:rsidR="3E819036" w:rsidRPr="0081547F" w:rsidRDefault="3E819036" w:rsidP="349395C9">
            <w:r>
              <w:t>Hide from View. If you have a view that you have hidden it will give you the option to ‘show’.</w:t>
            </w:r>
          </w:p>
        </w:tc>
      </w:tr>
      <w:tr w:rsidR="349395C9" w:rsidRPr="0081547F" w14:paraId="28FC1F1E" w14:textId="77777777" w:rsidTr="349395C9">
        <w:tc>
          <w:tcPr>
            <w:tcW w:w="3675" w:type="dxa"/>
          </w:tcPr>
          <w:p w14:paraId="15F0345E" w14:textId="078368C1" w:rsidR="3E819036" w:rsidRPr="0081547F" w:rsidRDefault="3E819036" w:rsidP="349395C9">
            <w:r>
              <w:t>Set as default view</w:t>
            </w:r>
            <w:r>
              <w:tab/>
            </w:r>
          </w:p>
        </w:tc>
        <w:tc>
          <w:tcPr>
            <w:tcW w:w="4470" w:type="dxa"/>
          </w:tcPr>
          <w:p w14:paraId="1F241ADC" w14:textId="72E618AA" w:rsidR="3E819036" w:rsidRPr="0081547F" w:rsidRDefault="3E819036" w:rsidP="349395C9">
            <w:pPr>
              <w:spacing w:after="200" w:line="276" w:lineRule="auto"/>
            </w:pPr>
            <w:r>
              <w:t>Set as your default view when you open the data platform.</w:t>
            </w:r>
          </w:p>
        </w:tc>
      </w:tr>
      <w:tr w:rsidR="349395C9" w:rsidRPr="0081547F" w14:paraId="103B7EA6" w14:textId="77777777" w:rsidTr="349395C9">
        <w:tc>
          <w:tcPr>
            <w:tcW w:w="3675" w:type="dxa"/>
          </w:tcPr>
          <w:p w14:paraId="7EC602E8" w14:textId="4D2C1DE6" w:rsidR="3E819036" w:rsidRPr="0081547F" w:rsidRDefault="3E819036" w:rsidP="349395C9">
            <w:r>
              <w:t>Share</w:t>
            </w:r>
            <w:r>
              <w:tab/>
            </w:r>
          </w:p>
        </w:tc>
        <w:tc>
          <w:tcPr>
            <w:tcW w:w="4470" w:type="dxa"/>
          </w:tcPr>
          <w:p w14:paraId="5A6BC177" w14:textId="72B64D2C" w:rsidR="3E819036" w:rsidRPr="0081547F" w:rsidRDefault="3E819036" w:rsidP="349395C9">
            <w:r>
              <w:t>Share the view with colleagues.</w:t>
            </w:r>
          </w:p>
        </w:tc>
      </w:tr>
      <w:tr w:rsidR="349395C9" w:rsidRPr="0081547F" w14:paraId="0917A764" w14:textId="77777777" w:rsidTr="349395C9">
        <w:tc>
          <w:tcPr>
            <w:tcW w:w="3675" w:type="dxa"/>
          </w:tcPr>
          <w:p w14:paraId="61F79E8A" w14:textId="6D1AE680" w:rsidR="3E819036" w:rsidRPr="0081547F" w:rsidRDefault="3E819036" w:rsidP="349395C9">
            <w:r>
              <w:t>Edit Info</w:t>
            </w:r>
          </w:p>
        </w:tc>
        <w:tc>
          <w:tcPr>
            <w:tcW w:w="4470" w:type="dxa"/>
          </w:tcPr>
          <w:p w14:paraId="466BFDFC" w14:textId="56F6C824" w:rsidR="3E819036" w:rsidRPr="0081547F" w:rsidRDefault="3E819036" w:rsidP="349395C9">
            <w:r>
              <w:t>Change name and description of the selected view.</w:t>
            </w:r>
          </w:p>
        </w:tc>
      </w:tr>
      <w:tr w:rsidR="349395C9" w:rsidRPr="0081547F" w14:paraId="638AACF5" w14:textId="77777777" w:rsidTr="349395C9">
        <w:tc>
          <w:tcPr>
            <w:tcW w:w="3675" w:type="dxa"/>
          </w:tcPr>
          <w:p w14:paraId="3285F42A" w14:textId="2769F4F0" w:rsidR="3E819036" w:rsidRPr="0081547F" w:rsidRDefault="3E819036" w:rsidP="349395C9">
            <w:r>
              <w:t>Assign View</w:t>
            </w:r>
          </w:p>
        </w:tc>
        <w:tc>
          <w:tcPr>
            <w:tcW w:w="4470" w:type="dxa"/>
          </w:tcPr>
          <w:p w14:paraId="058BFCE3" w14:textId="004EA98E" w:rsidR="3E819036" w:rsidRPr="0081547F" w:rsidRDefault="3E819036" w:rsidP="349395C9">
            <w:pPr>
              <w:spacing w:after="200" w:line="276" w:lineRule="auto"/>
            </w:pPr>
            <w:r>
              <w:t>Assign the view to a group or individual.</w:t>
            </w:r>
          </w:p>
        </w:tc>
      </w:tr>
      <w:tr w:rsidR="349395C9" w14:paraId="5A041861" w14:textId="77777777" w:rsidTr="349395C9">
        <w:tc>
          <w:tcPr>
            <w:tcW w:w="3675" w:type="dxa"/>
          </w:tcPr>
          <w:p w14:paraId="6A2034BA" w14:textId="4A37B746" w:rsidR="3E819036" w:rsidRPr="0081547F" w:rsidRDefault="3E819036" w:rsidP="349395C9">
            <w:r>
              <w:t>Delete</w:t>
            </w:r>
            <w:r>
              <w:tab/>
            </w:r>
          </w:p>
        </w:tc>
        <w:tc>
          <w:tcPr>
            <w:tcW w:w="4470" w:type="dxa"/>
          </w:tcPr>
          <w:p w14:paraId="4DCCB445" w14:textId="4D052DA5" w:rsidR="3E819036" w:rsidRDefault="3E819036" w:rsidP="349395C9">
            <w:r>
              <w:t>Will permanently remove the view.</w:t>
            </w:r>
          </w:p>
        </w:tc>
      </w:tr>
    </w:tbl>
    <w:p w14:paraId="5F92B2DC" w14:textId="00779391" w:rsidR="003C2AE0" w:rsidRDefault="00C15C95" w:rsidP="349395C9">
      <w:r w:rsidRPr="349395C9">
        <w:rPr>
          <w:b/>
          <w:bCs/>
          <w:sz w:val="28"/>
          <w:szCs w:val="28"/>
        </w:rPr>
        <w:t xml:space="preserve"> </w:t>
      </w:r>
    </w:p>
    <w:p w14:paraId="3D5903B1" w14:textId="34560254" w:rsidR="003C2AE0" w:rsidRDefault="0374DE1D" w:rsidP="349395C9">
      <w:r>
        <w:br w:type="page"/>
      </w:r>
    </w:p>
    <w:p w14:paraId="5263AF32" w14:textId="3EFAE876" w:rsidR="003C2AE0" w:rsidRDefault="07F99028" w:rsidP="349395C9">
      <w:pPr>
        <w:pStyle w:val="Heading1"/>
      </w:pPr>
      <w:bookmarkStart w:id="102" w:name="_Toc1805130450"/>
      <w:r>
        <w:lastRenderedPageBreak/>
        <w:t>Extracting information from the Ukraine data platform to replicate Objective Connect</w:t>
      </w:r>
      <w:r>
        <w:br/>
      </w:r>
      <w:bookmarkEnd w:id="102"/>
    </w:p>
    <w:p w14:paraId="30DFC073" w14:textId="0331B489" w:rsidR="003C2AE0" w:rsidRDefault="07F99028" w:rsidP="63D7369B">
      <w:r w:rsidRPr="63D7369B">
        <w:t xml:space="preserve">Responses to our platform user survey showed that many local authorities used the Objective Connect data for internal reporting. </w:t>
      </w:r>
    </w:p>
    <w:p w14:paraId="54A44D18" w14:textId="06633CFA" w:rsidR="003C2AE0" w:rsidRDefault="07F99028" w:rsidP="63D7369B">
      <w:r w:rsidRPr="63D7369B">
        <w:t>To help you continue to feed your own internal reporting systems, we have developed a set of templates within the platform which you can use to extract information that you previously received via Objective Connect.</w:t>
      </w:r>
    </w:p>
    <w:p w14:paraId="1567C2E1" w14:textId="11B1032F" w:rsidR="003C2AE0" w:rsidRDefault="07F99028" w:rsidP="63D7369B">
      <w:r w:rsidRPr="63D7369B">
        <w:t xml:space="preserve">The available templates are all found within the </w:t>
      </w:r>
      <w:r w:rsidRPr="63D7369B">
        <w:rPr>
          <w:b/>
          <w:bCs/>
        </w:rPr>
        <w:t xml:space="preserve">Applications section </w:t>
      </w:r>
      <w:r w:rsidRPr="63D7369B">
        <w:t xml:space="preserve">of the system and are accessed through pre-set views. A set of views are available which correspond to the Excel templates which you can use to extract the information. </w:t>
      </w:r>
    </w:p>
    <w:p w14:paraId="3270CF88" w14:textId="33CC6779" w:rsidR="003C2AE0" w:rsidRDefault="07F99028" w:rsidP="63D7369B">
      <w:r w:rsidRPr="63D7369B">
        <w:t>The table below shows:</w:t>
      </w:r>
    </w:p>
    <w:p w14:paraId="0CFBA2F1" w14:textId="78D88C07" w:rsidR="003C2AE0" w:rsidRDefault="07F99028" w:rsidP="63D7369B">
      <w:r w:rsidRPr="63D7369B">
        <w:rPr>
          <w:b/>
          <w:bCs/>
          <w:color w:val="000000" w:themeColor="text1"/>
        </w:rPr>
        <w:t>Objective Connect Data Sheet</w:t>
      </w:r>
      <w:r w:rsidRPr="63D7369B">
        <w:t xml:space="preserve">: the name of the data sheet you have previously received via Objective Connect </w:t>
      </w:r>
    </w:p>
    <w:p w14:paraId="38FE0479" w14:textId="1C4AA47B" w:rsidR="003C2AE0" w:rsidRDefault="07F99028" w:rsidP="63D7369B">
      <w:pPr>
        <w:spacing w:line="257" w:lineRule="auto"/>
      </w:pPr>
      <w:r w:rsidRPr="63D7369B">
        <w:rPr>
          <w:b/>
          <w:bCs/>
        </w:rPr>
        <w:t>UDP View</w:t>
      </w:r>
      <w:r w:rsidRPr="63D7369B">
        <w:t>: the data platform view that you must access to see the data arranged in the same way as Objective Connect</w:t>
      </w:r>
    </w:p>
    <w:p w14:paraId="39DF82FE" w14:textId="613C647D" w:rsidR="003C2AE0" w:rsidRDefault="07F99028" w:rsidP="63D7369B">
      <w:pPr>
        <w:spacing w:line="257" w:lineRule="auto"/>
      </w:pPr>
      <w:r w:rsidRPr="63D7369B">
        <w:rPr>
          <w:b/>
          <w:bCs/>
        </w:rPr>
        <w:t>UDP Excel template</w:t>
      </w:r>
      <w:r w:rsidRPr="63D7369B">
        <w:t xml:space="preserve">: the name of the related Excel template which enables you to extract the data. </w:t>
      </w:r>
    </w:p>
    <w:tbl>
      <w:tblPr>
        <w:tblW w:w="0" w:type="auto"/>
        <w:tblLayout w:type="fixed"/>
        <w:tblLook w:val="04A0" w:firstRow="1" w:lastRow="0" w:firstColumn="1" w:lastColumn="0" w:noHBand="0" w:noVBand="1"/>
      </w:tblPr>
      <w:tblGrid>
        <w:gridCol w:w="2514"/>
        <w:gridCol w:w="3184"/>
        <w:gridCol w:w="3317"/>
      </w:tblGrid>
      <w:tr w:rsidR="63D7369B" w14:paraId="36195CD7"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shd w:val="clear" w:color="auto" w:fill="B4C6E7"/>
          </w:tcPr>
          <w:p w14:paraId="2BE8643B" w14:textId="377EF1CD" w:rsidR="63D7369B" w:rsidRDefault="63D7369B" w:rsidP="63D7369B">
            <w:pPr>
              <w:spacing w:line="257" w:lineRule="auto"/>
            </w:pPr>
            <w:r w:rsidRPr="63D7369B">
              <w:rPr>
                <w:b/>
                <w:bCs/>
                <w:color w:val="000000" w:themeColor="text1"/>
              </w:rPr>
              <w:t>Objective Connect Data Sheet</w:t>
            </w:r>
          </w:p>
        </w:tc>
        <w:tc>
          <w:tcPr>
            <w:tcW w:w="3184" w:type="dxa"/>
            <w:tcBorders>
              <w:top w:val="single" w:sz="8" w:space="0" w:color="auto"/>
              <w:left w:val="single" w:sz="8" w:space="0" w:color="auto"/>
              <w:bottom w:val="single" w:sz="8" w:space="0" w:color="auto"/>
              <w:right w:val="single" w:sz="8" w:space="0" w:color="auto"/>
            </w:tcBorders>
            <w:shd w:val="clear" w:color="auto" w:fill="B4C6E7"/>
          </w:tcPr>
          <w:p w14:paraId="43230528" w14:textId="768ADC6F" w:rsidR="63D7369B" w:rsidRDefault="63D7369B" w:rsidP="63D7369B">
            <w:pPr>
              <w:spacing w:line="257" w:lineRule="auto"/>
            </w:pPr>
            <w:r w:rsidRPr="63D7369B">
              <w:rPr>
                <w:b/>
                <w:bCs/>
                <w:color w:val="000000" w:themeColor="text1"/>
              </w:rPr>
              <w:t>UDP View</w:t>
            </w:r>
          </w:p>
        </w:tc>
        <w:tc>
          <w:tcPr>
            <w:tcW w:w="3317" w:type="dxa"/>
            <w:tcBorders>
              <w:top w:val="single" w:sz="8" w:space="0" w:color="auto"/>
              <w:left w:val="single" w:sz="8" w:space="0" w:color="auto"/>
              <w:bottom w:val="single" w:sz="8" w:space="0" w:color="auto"/>
              <w:right w:val="single" w:sz="8" w:space="0" w:color="auto"/>
            </w:tcBorders>
            <w:shd w:val="clear" w:color="auto" w:fill="B4C6E7"/>
          </w:tcPr>
          <w:p w14:paraId="0AA64E6E" w14:textId="3CE25A8E" w:rsidR="63D7369B" w:rsidRDefault="63D7369B" w:rsidP="63D7369B">
            <w:pPr>
              <w:spacing w:line="257" w:lineRule="auto"/>
            </w:pPr>
            <w:r w:rsidRPr="63D7369B">
              <w:rPr>
                <w:b/>
                <w:bCs/>
                <w:color w:val="000000" w:themeColor="text1"/>
              </w:rPr>
              <w:t>UDP Excel template</w:t>
            </w:r>
          </w:p>
        </w:tc>
      </w:tr>
      <w:tr w:rsidR="63D7369B" w14:paraId="18F76FA0"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tcPr>
          <w:p w14:paraId="3FE02865" w14:textId="61F7E56D" w:rsidR="63D7369B" w:rsidRDefault="63D7369B" w:rsidP="63D7369B">
            <w:pPr>
              <w:spacing w:line="257" w:lineRule="auto"/>
            </w:pPr>
            <w:r w:rsidRPr="63D7369B">
              <w:t>Approved Applications</w:t>
            </w:r>
          </w:p>
        </w:tc>
        <w:tc>
          <w:tcPr>
            <w:tcW w:w="3184" w:type="dxa"/>
            <w:tcBorders>
              <w:top w:val="single" w:sz="8" w:space="0" w:color="auto"/>
              <w:left w:val="single" w:sz="8" w:space="0" w:color="auto"/>
              <w:bottom w:val="single" w:sz="8" w:space="0" w:color="auto"/>
              <w:right w:val="single" w:sz="8" w:space="0" w:color="auto"/>
            </w:tcBorders>
          </w:tcPr>
          <w:p w14:paraId="500EB0BB" w14:textId="24DF0B0A" w:rsidR="63D7369B" w:rsidRDefault="63D7369B" w:rsidP="63D7369B">
            <w:pPr>
              <w:spacing w:line="257" w:lineRule="auto"/>
            </w:pPr>
            <w:r w:rsidRPr="63D7369B">
              <w:t>Application Main Applicant - OC</w:t>
            </w:r>
          </w:p>
        </w:tc>
        <w:tc>
          <w:tcPr>
            <w:tcW w:w="3317" w:type="dxa"/>
            <w:tcBorders>
              <w:top w:val="single" w:sz="8" w:space="0" w:color="auto"/>
              <w:left w:val="single" w:sz="8" w:space="0" w:color="auto"/>
              <w:bottom w:val="single" w:sz="8" w:space="0" w:color="auto"/>
              <w:right w:val="single" w:sz="8" w:space="0" w:color="auto"/>
            </w:tcBorders>
          </w:tcPr>
          <w:p w14:paraId="37BD5C9D" w14:textId="15A7DBA7" w:rsidR="63D7369B" w:rsidRDefault="63D7369B" w:rsidP="63D7369B">
            <w:pPr>
              <w:spacing w:line="257" w:lineRule="auto"/>
            </w:pPr>
            <w:proofErr w:type="spellStart"/>
            <w:r w:rsidRPr="63D7369B">
              <w:t>ApprovedApplicants</w:t>
            </w:r>
            <w:proofErr w:type="spellEnd"/>
            <w:r w:rsidRPr="63D7369B">
              <w:t>-OC</w:t>
            </w:r>
          </w:p>
        </w:tc>
      </w:tr>
      <w:tr w:rsidR="63D7369B" w14:paraId="6A721B89" w14:textId="77777777" w:rsidTr="63D7369B">
        <w:trPr>
          <w:trHeight w:val="405"/>
        </w:trPr>
        <w:tc>
          <w:tcPr>
            <w:tcW w:w="2514" w:type="dxa"/>
            <w:tcBorders>
              <w:top w:val="single" w:sz="8" w:space="0" w:color="auto"/>
              <w:left w:val="single" w:sz="8" w:space="0" w:color="auto"/>
              <w:bottom w:val="single" w:sz="8" w:space="0" w:color="auto"/>
              <w:right w:val="single" w:sz="8" w:space="0" w:color="auto"/>
            </w:tcBorders>
          </w:tcPr>
          <w:p w14:paraId="3287FAC6" w14:textId="31ABFC1A" w:rsidR="63D7369B" w:rsidRDefault="63D7369B" w:rsidP="63D7369B">
            <w:pPr>
              <w:spacing w:line="257" w:lineRule="auto"/>
            </w:pPr>
            <w:r w:rsidRPr="63D7369B">
              <w:t>Sponsor</w:t>
            </w:r>
          </w:p>
        </w:tc>
        <w:tc>
          <w:tcPr>
            <w:tcW w:w="3184" w:type="dxa"/>
            <w:tcBorders>
              <w:top w:val="single" w:sz="8" w:space="0" w:color="auto"/>
              <w:left w:val="single" w:sz="8" w:space="0" w:color="auto"/>
              <w:bottom w:val="single" w:sz="8" w:space="0" w:color="auto"/>
              <w:right w:val="single" w:sz="8" w:space="0" w:color="auto"/>
            </w:tcBorders>
          </w:tcPr>
          <w:p w14:paraId="7C5B8344" w14:textId="3DF4825D" w:rsidR="63D7369B" w:rsidRDefault="63D7369B" w:rsidP="63D7369B">
            <w:pPr>
              <w:spacing w:line="257" w:lineRule="auto"/>
            </w:pPr>
            <w:r w:rsidRPr="63D7369B">
              <w:t>Application Sponsor - OC</w:t>
            </w:r>
          </w:p>
        </w:tc>
        <w:tc>
          <w:tcPr>
            <w:tcW w:w="3317" w:type="dxa"/>
            <w:tcBorders>
              <w:top w:val="single" w:sz="8" w:space="0" w:color="auto"/>
              <w:left w:val="single" w:sz="8" w:space="0" w:color="auto"/>
              <w:bottom w:val="single" w:sz="8" w:space="0" w:color="auto"/>
              <w:right w:val="single" w:sz="8" w:space="0" w:color="auto"/>
            </w:tcBorders>
          </w:tcPr>
          <w:p w14:paraId="5EB37026" w14:textId="754AABFC" w:rsidR="63D7369B" w:rsidRDefault="63D7369B" w:rsidP="63D7369B">
            <w:pPr>
              <w:spacing w:line="257" w:lineRule="auto"/>
            </w:pPr>
            <w:r w:rsidRPr="63D7369B">
              <w:t>Sponsor-OC</w:t>
            </w:r>
          </w:p>
        </w:tc>
      </w:tr>
      <w:tr w:rsidR="63D7369B" w14:paraId="34B33E8D"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tcPr>
          <w:p w14:paraId="2F500378" w14:textId="0A76F314" w:rsidR="63D7369B" w:rsidRDefault="63D7369B" w:rsidP="63D7369B">
            <w:pPr>
              <w:spacing w:line="257" w:lineRule="auto"/>
            </w:pPr>
            <w:r w:rsidRPr="63D7369B">
              <w:t>Sponsor Hosting Address</w:t>
            </w:r>
          </w:p>
        </w:tc>
        <w:tc>
          <w:tcPr>
            <w:tcW w:w="3184" w:type="dxa"/>
            <w:tcBorders>
              <w:top w:val="single" w:sz="8" w:space="0" w:color="auto"/>
              <w:left w:val="single" w:sz="8" w:space="0" w:color="auto"/>
              <w:bottom w:val="single" w:sz="8" w:space="0" w:color="auto"/>
              <w:right w:val="single" w:sz="8" w:space="0" w:color="auto"/>
            </w:tcBorders>
          </w:tcPr>
          <w:p w14:paraId="7FEAB275" w14:textId="6B0CE175" w:rsidR="63D7369B" w:rsidRDefault="63D7369B" w:rsidP="63D7369B">
            <w:pPr>
              <w:spacing w:line="257" w:lineRule="auto"/>
            </w:pPr>
            <w:proofErr w:type="spellStart"/>
            <w:r w:rsidRPr="63D7369B">
              <w:t>SponsorHostingAddress</w:t>
            </w:r>
            <w:proofErr w:type="spellEnd"/>
            <w:r w:rsidRPr="63D7369B">
              <w:t xml:space="preserve"> - OC</w:t>
            </w:r>
          </w:p>
        </w:tc>
        <w:tc>
          <w:tcPr>
            <w:tcW w:w="3317" w:type="dxa"/>
            <w:tcBorders>
              <w:top w:val="single" w:sz="8" w:space="0" w:color="auto"/>
              <w:left w:val="single" w:sz="8" w:space="0" w:color="auto"/>
              <w:bottom w:val="single" w:sz="8" w:space="0" w:color="auto"/>
              <w:right w:val="single" w:sz="8" w:space="0" w:color="auto"/>
            </w:tcBorders>
          </w:tcPr>
          <w:p w14:paraId="26A681DD" w14:textId="0E46D66E" w:rsidR="63D7369B" w:rsidRDefault="63D7369B" w:rsidP="63D7369B">
            <w:pPr>
              <w:spacing w:line="257" w:lineRule="auto"/>
            </w:pPr>
            <w:proofErr w:type="spellStart"/>
            <w:r w:rsidRPr="63D7369B">
              <w:t>SponsorHostAddress</w:t>
            </w:r>
            <w:proofErr w:type="spellEnd"/>
            <w:r w:rsidRPr="63D7369B">
              <w:t>-OC</w:t>
            </w:r>
          </w:p>
        </w:tc>
      </w:tr>
      <w:tr w:rsidR="63D7369B" w14:paraId="24FFDBF5" w14:textId="77777777" w:rsidTr="63D7369B">
        <w:trPr>
          <w:trHeight w:val="390"/>
        </w:trPr>
        <w:tc>
          <w:tcPr>
            <w:tcW w:w="2514" w:type="dxa"/>
            <w:tcBorders>
              <w:top w:val="single" w:sz="8" w:space="0" w:color="auto"/>
              <w:left w:val="single" w:sz="8" w:space="0" w:color="auto"/>
              <w:bottom w:val="single" w:sz="8" w:space="0" w:color="auto"/>
              <w:right w:val="single" w:sz="8" w:space="0" w:color="auto"/>
            </w:tcBorders>
          </w:tcPr>
          <w:p w14:paraId="6AEC045A" w14:textId="1639E1A8" w:rsidR="63D7369B" w:rsidRDefault="63D7369B" w:rsidP="63D7369B">
            <w:pPr>
              <w:spacing w:line="257" w:lineRule="auto"/>
            </w:pPr>
            <w:r w:rsidRPr="63D7369B">
              <w:t>UK Arrivals</w:t>
            </w:r>
          </w:p>
        </w:tc>
        <w:tc>
          <w:tcPr>
            <w:tcW w:w="3184" w:type="dxa"/>
            <w:tcBorders>
              <w:top w:val="single" w:sz="8" w:space="0" w:color="auto"/>
              <w:left w:val="single" w:sz="8" w:space="0" w:color="auto"/>
              <w:bottom w:val="single" w:sz="8" w:space="0" w:color="auto"/>
              <w:right w:val="single" w:sz="8" w:space="0" w:color="auto"/>
            </w:tcBorders>
          </w:tcPr>
          <w:p w14:paraId="51FCC7A4" w14:textId="5D82BD19" w:rsidR="63D7369B" w:rsidRDefault="63D7369B" w:rsidP="63D7369B">
            <w:pPr>
              <w:spacing w:line="257" w:lineRule="auto"/>
            </w:pPr>
            <w:r w:rsidRPr="63D7369B">
              <w:t>UK Arrivals - OC</w:t>
            </w:r>
          </w:p>
        </w:tc>
        <w:tc>
          <w:tcPr>
            <w:tcW w:w="3317" w:type="dxa"/>
            <w:tcBorders>
              <w:top w:val="single" w:sz="8" w:space="0" w:color="auto"/>
              <w:left w:val="single" w:sz="8" w:space="0" w:color="auto"/>
              <w:bottom w:val="single" w:sz="8" w:space="0" w:color="auto"/>
              <w:right w:val="single" w:sz="8" w:space="0" w:color="auto"/>
            </w:tcBorders>
          </w:tcPr>
          <w:p w14:paraId="68D583D6" w14:textId="61D2664A" w:rsidR="63D7369B" w:rsidRDefault="63D7369B" w:rsidP="63D7369B">
            <w:pPr>
              <w:spacing w:line="257" w:lineRule="auto"/>
            </w:pPr>
            <w:r w:rsidRPr="63D7369B">
              <w:t>UK Arrivals-OC</w:t>
            </w:r>
          </w:p>
        </w:tc>
      </w:tr>
    </w:tbl>
    <w:p w14:paraId="3FA330DF" w14:textId="59D08356" w:rsidR="003C2AE0" w:rsidRDefault="07F99028" w:rsidP="63D7369B">
      <w:pPr>
        <w:spacing w:line="257" w:lineRule="auto"/>
      </w:pPr>
      <w:r w:rsidRPr="63D7369B">
        <w:t xml:space="preserve"> </w:t>
      </w:r>
    </w:p>
    <w:p w14:paraId="575AAA5A" w14:textId="1AE2C5F8" w:rsidR="003C2AE0" w:rsidRDefault="07F99028" w:rsidP="63D7369B">
      <w:pPr>
        <w:spacing w:line="257" w:lineRule="auto"/>
      </w:pPr>
      <w:r w:rsidRPr="63D7369B">
        <w:rPr>
          <w:color w:val="FF0000"/>
          <w:u w:val="single"/>
        </w:rPr>
        <w:t>Note:</w:t>
      </w:r>
      <w:r w:rsidRPr="63D7369B">
        <w:rPr>
          <w:color w:val="FF0000"/>
        </w:rPr>
        <w:t xml:space="preserve"> In downloading the templates, you </w:t>
      </w:r>
      <w:r w:rsidRPr="63D7369B">
        <w:rPr>
          <w:b/>
          <w:bCs/>
          <w:color w:val="FF0000"/>
        </w:rPr>
        <w:t xml:space="preserve">must </w:t>
      </w:r>
      <w:r w:rsidRPr="63D7369B">
        <w:rPr>
          <w:color w:val="FF0000"/>
        </w:rPr>
        <w:t xml:space="preserve">click ‘Download Excel Template’ and </w:t>
      </w:r>
      <w:r w:rsidRPr="63D7369B">
        <w:rPr>
          <w:b/>
          <w:bCs/>
          <w:color w:val="FF0000"/>
        </w:rPr>
        <w:t>not</w:t>
      </w:r>
      <w:r w:rsidRPr="63D7369B">
        <w:rPr>
          <w:color w:val="FF0000"/>
        </w:rPr>
        <w:t xml:space="preserve"> ‘View in Excel Online’. Using the download template option removes the risk of editing system data in the Excel Online version.</w:t>
      </w:r>
    </w:p>
    <w:p w14:paraId="16CB7895" w14:textId="2A193766" w:rsidR="003C2AE0" w:rsidRDefault="07F99028" w:rsidP="63D7369B">
      <w:pPr>
        <w:spacing w:line="257" w:lineRule="auto"/>
      </w:pPr>
      <w:r w:rsidRPr="63D7369B">
        <w:rPr>
          <w:color w:val="FF0000"/>
        </w:rPr>
        <w:t xml:space="preserve">For the templates to mimic the layout of data on Objective Connect, formulas have been used to ensure the data sits in the correct columns. If you wish to manipulate the data once downloaded, it is recommended you </w:t>
      </w:r>
      <w:r w:rsidRPr="63D7369B">
        <w:rPr>
          <w:b/>
          <w:bCs/>
          <w:color w:val="FF0000"/>
        </w:rPr>
        <w:t>save your own version of the download</w:t>
      </w:r>
      <w:r w:rsidRPr="63D7369B">
        <w:rPr>
          <w:color w:val="FF0000"/>
        </w:rPr>
        <w:t xml:space="preserve"> to remove the formulas.</w:t>
      </w:r>
    </w:p>
    <w:p w14:paraId="1C208730" w14:textId="2C29B71E" w:rsidR="003C2AE0" w:rsidRDefault="07F99028" w:rsidP="63D7369B">
      <w:pPr>
        <w:spacing w:line="257" w:lineRule="auto"/>
      </w:pPr>
      <w:r w:rsidRPr="63D7369B">
        <w:rPr>
          <w:b/>
          <w:bCs/>
        </w:rPr>
        <w:lastRenderedPageBreak/>
        <w:t>How to access and extract the data:</w:t>
      </w:r>
    </w:p>
    <w:p w14:paraId="3B832723" w14:textId="7B1C5F24" w:rsidR="003C2AE0" w:rsidRDefault="07F99028" w:rsidP="63D7369B">
      <w:pPr>
        <w:spacing w:line="257" w:lineRule="auto"/>
      </w:pPr>
      <w:r w:rsidRPr="63D7369B">
        <w:t xml:space="preserve">1. To access all the templates, click on the </w:t>
      </w:r>
      <w:r w:rsidRPr="63D7369B">
        <w:rPr>
          <w:b/>
          <w:bCs/>
        </w:rPr>
        <w:t>Applications</w:t>
      </w:r>
      <w:r w:rsidRPr="63D7369B">
        <w:t xml:space="preserve"> section of the platform (under Placements in the left-hand menu). Under the Views, select the relevant view with </w:t>
      </w:r>
      <w:r w:rsidRPr="63D7369B">
        <w:rPr>
          <w:b/>
          <w:bCs/>
        </w:rPr>
        <w:t>OC</w:t>
      </w:r>
      <w:r w:rsidRPr="63D7369B">
        <w:t xml:space="preserve"> in the title.  </w:t>
      </w:r>
    </w:p>
    <w:p w14:paraId="625B9015" w14:textId="52F49002" w:rsidR="003C2AE0" w:rsidRDefault="469E7559" w:rsidP="63D7369B">
      <w:pPr>
        <w:spacing w:line="257" w:lineRule="auto"/>
      </w:pPr>
      <w:r>
        <w:rPr>
          <w:noProof/>
        </w:rPr>
        <w:drawing>
          <wp:inline distT="0" distB="0" distL="0" distR="0" wp14:anchorId="4048B311" wp14:editId="32CAB4B2">
            <wp:extent cx="5491162" cy="2196465"/>
            <wp:effectExtent l="0" t="0" r="0" b="0"/>
            <wp:docPr id="797158661" name="Picture 79715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extLst>
                        <a:ext uri="{28A0092B-C50C-407E-A947-70E740481C1C}">
                          <a14:useLocalDpi xmlns:a14="http://schemas.microsoft.com/office/drawing/2010/main" val="0"/>
                        </a:ext>
                      </a:extLst>
                    </a:blip>
                    <a:stretch>
                      <a:fillRect/>
                    </a:stretch>
                  </pic:blipFill>
                  <pic:spPr>
                    <a:xfrm>
                      <a:off x="0" y="0"/>
                      <a:ext cx="5491162" cy="2196465"/>
                    </a:xfrm>
                    <a:prstGeom prst="rect">
                      <a:avLst/>
                    </a:prstGeom>
                  </pic:spPr>
                </pic:pic>
              </a:graphicData>
            </a:graphic>
          </wp:inline>
        </w:drawing>
      </w:r>
    </w:p>
    <w:p w14:paraId="26D7AD3C" w14:textId="46E31B77" w:rsidR="469E7559" w:rsidRDefault="469E7559" w:rsidP="63D7369B">
      <w:pPr>
        <w:spacing w:line="257" w:lineRule="auto"/>
      </w:pPr>
      <w:r w:rsidRPr="63D7369B">
        <w:t xml:space="preserve">2. </w:t>
      </w:r>
      <w:r w:rsidRPr="63D7369B">
        <w:rPr>
          <w:u w:val="single"/>
        </w:rPr>
        <w:t>If you are accessing the templates for the first time</w:t>
      </w:r>
      <w:r w:rsidRPr="63D7369B">
        <w:t xml:space="preserve">, you need to create a connection between your view and the templates.  To do this: </w:t>
      </w:r>
    </w:p>
    <w:p w14:paraId="4FB1116A" w14:textId="0B2E57F8" w:rsidR="469E7559" w:rsidRDefault="469E7559" w:rsidP="00E850EF">
      <w:pPr>
        <w:pStyle w:val="ListParagraph"/>
        <w:numPr>
          <w:ilvl w:val="0"/>
          <w:numId w:val="7"/>
        </w:numPr>
        <w:spacing w:line="257" w:lineRule="auto"/>
      </w:pPr>
      <w:r w:rsidRPr="63D7369B">
        <w:t xml:space="preserve">Click on </w:t>
      </w:r>
      <w:r w:rsidRPr="63D7369B">
        <w:rPr>
          <w:b/>
          <w:bCs/>
        </w:rPr>
        <w:t>Excel Templates</w:t>
      </w:r>
      <w:r w:rsidRPr="63D7369B">
        <w:t xml:space="preserve">, and then click </w:t>
      </w:r>
      <w:r w:rsidRPr="63D7369B">
        <w:rPr>
          <w:b/>
          <w:bCs/>
        </w:rPr>
        <w:t>View All My Templates</w:t>
      </w:r>
      <w:r w:rsidRPr="63D7369B">
        <w:t xml:space="preserve">.  You do not need to repeat this step again in future. </w:t>
      </w:r>
    </w:p>
    <w:p w14:paraId="7EB163DD" w14:textId="51D7CFB6" w:rsidR="469E7559" w:rsidRDefault="469E7559" w:rsidP="00E850EF">
      <w:pPr>
        <w:pStyle w:val="ListParagraph"/>
        <w:numPr>
          <w:ilvl w:val="0"/>
          <w:numId w:val="7"/>
        </w:numPr>
        <w:spacing w:line="257" w:lineRule="auto"/>
      </w:pPr>
      <w:r w:rsidRPr="63D7369B">
        <w:t>After you click View All My Templates, simply click the Back arrow button to return to the view you selected.</w:t>
      </w:r>
    </w:p>
    <w:p w14:paraId="37AFC5ED" w14:textId="71C5903B" w:rsidR="469E7559" w:rsidRDefault="469E7559" w:rsidP="63D7369B">
      <w:pPr>
        <w:spacing w:line="257" w:lineRule="auto"/>
      </w:pPr>
      <w:r w:rsidRPr="63D7369B">
        <w:t xml:space="preserve"> If you are unable to see Excel Templates listed after ‘Run Report’, in the system menu, click on the </w:t>
      </w:r>
      <w:r w:rsidRPr="63D7369B">
        <w:rPr>
          <w:b/>
          <w:bCs/>
        </w:rPr>
        <w:t>three dots</w:t>
      </w:r>
      <w:r w:rsidRPr="63D7369B">
        <w:t xml:space="preserve"> for further options.</w:t>
      </w:r>
    </w:p>
    <w:p w14:paraId="2E6E5DA2" w14:textId="678FDA53" w:rsidR="469E7559" w:rsidRDefault="469E7559" w:rsidP="63D7369B">
      <w:pPr>
        <w:spacing w:line="257" w:lineRule="auto"/>
      </w:pPr>
      <w:r>
        <w:rPr>
          <w:noProof/>
        </w:rPr>
        <w:drawing>
          <wp:inline distT="0" distB="0" distL="0" distR="0" wp14:anchorId="11C59B03" wp14:editId="78A0E333">
            <wp:extent cx="5576835" cy="2114550"/>
            <wp:effectExtent l="0" t="0" r="0" b="0"/>
            <wp:docPr id="1827961473" name="Picture 182796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extLst>
                        <a:ext uri="{28A0092B-C50C-407E-A947-70E740481C1C}">
                          <a14:useLocalDpi xmlns:a14="http://schemas.microsoft.com/office/drawing/2010/main" val="0"/>
                        </a:ext>
                      </a:extLst>
                    </a:blip>
                    <a:stretch>
                      <a:fillRect/>
                    </a:stretch>
                  </pic:blipFill>
                  <pic:spPr>
                    <a:xfrm>
                      <a:off x="0" y="0"/>
                      <a:ext cx="5576835" cy="2114550"/>
                    </a:xfrm>
                    <a:prstGeom prst="rect">
                      <a:avLst/>
                    </a:prstGeom>
                  </pic:spPr>
                </pic:pic>
              </a:graphicData>
            </a:graphic>
          </wp:inline>
        </w:drawing>
      </w:r>
    </w:p>
    <w:p w14:paraId="55E4E02A" w14:textId="35019812" w:rsidR="469E7559" w:rsidRDefault="469E7559" w:rsidP="63D7369B">
      <w:pPr>
        <w:spacing w:line="257" w:lineRule="auto"/>
      </w:pPr>
      <w:r w:rsidRPr="63D7369B">
        <w:t xml:space="preserve">3. When you have the view you wish to export on your screen, click on </w:t>
      </w:r>
      <w:r w:rsidRPr="63D7369B">
        <w:rPr>
          <w:b/>
          <w:bCs/>
        </w:rPr>
        <w:t>Excel Templates</w:t>
      </w:r>
      <w:r w:rsidRPr="63D7369B">
        <w:t xml:space="preserve"> in the top menu, and click the arrow next to the Template – in this case Approved Applicants – OC:</w:t>
      </w:r>
    </w:p>
    <w:p w14:paraId="2B53E72D" w14:textId="06D6CE4E" w:rsidR="469E7559" w:rsidRDefault="469E7559" w:rsidP="63D7369B">
      <w:pPr>
        <w:spacing w:line="257" w:lineRule="auto"/>
      </w:pPr>
      <w:r>
        <w:rPr>
          <w:noProof/>
        </w:rPr>
        <w:lastRenderedPageBreak/>
        <w:drawing>
          <wp:inline distT="0" distB="0" distL="0" distR="0" wp14:anchorId="5D4B1689" wp14:editId="225A7857">
            <wp:extent cx="3171825" cy="2679358"/>
            <wp:effectExtent l="0" t="0" r="0" b="0"/>
            <wp:docPr id="655500936" name="Picture 65550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extLst>
                        <a:ext uri="{28A0092B-C50C-407E-A947-70E740481C1C}">
                          <a14:useLocalDpi xmlns:a14="http://schemas.microsoft.com/office/drawing/2010/main" val="0"/>
                        </a:ext>
                      </a:extLst>
                    </a:blip>
                    <a:stretch>
                      <a:fillRect/>
                    </a:stretch>
                  </pic:blipFill>
                  <pic:spPr>
                    <a:xfrm>
                      <a:off x="0" y="0"/>
                      <a:ext cx="3171825" cy="2679358"/>
                    </a:xfrm>
                    <a:prstGeom prst="rect">
                      <a:avLst/>
                    </a:prstGeom>
                  </pic:spPr>
                </pic:pic>
              </a:graphicData>
            </a:graphic>
          </wp:inline>
        </w:drawing>
      </w:r>
    </w:p>
    <w:p w14:paraId="7BCFCB93" w14:textId="78B1311F" w:rsidR="469E7559" w:rsidRDefault="469E7559" w:rsidP="63D7369B">
      <w:pPr>
        <w:spacing w:line="257" w:lineRule="auto"/>
      </w:pPr>
      <w:r w:rsidRPr="63D7369B">
        <w:t xml:space="preserve">4. You must then click the </w:t>
      </w:r>
      <w:r w:rsidRPr="63D7369B">
        <w:rPr>
          <w:b/>
          <w:bCs/>
        </w:rPr>
        <w:t>Download</w:t>
      </w:r>
      <w:r w:rsidRPr="63D7369B">
        <w:t xml:space="preserve"> </w:t>
      </w:r>
      <w:r w:rsidRPr="63D7369B">
        <w:rPr>
          <w:b/>
          <w:bCs/>
        </w:rPr>
        <w:t>Approved Applicants – OC</w:t>
      </w:r>
      <w:r w:rsidRPr="63D7369B">
        <w:t>:</w:t>
      </w:r>
    </w:p>
    <w:p w14:paraId="3EC2551A" w14:textId="3FDD5459" w:rsidR="469E7559" w:rsidRDefault="469E7559" w:rsidP="63D7369B">
      <w:pPr>
        <w:spacing w:line="257" w:lineRule="auto"/>
      </w:pPr>
      <w:r>
        <w:rPr>
          <w:noProof/>
        </w:rPr>
        <w:drawing>
          <wp:inline distT="0" distB="0" distL="0" distR="0" wp14:anchorId="6BA80964" wp14:editId="53722188">
            <wp:extent cx="3752850" cy="2533174"/>
            <wp:effectExtent l="0" t="0" r="0" b="0"/>
            <wp:docPr id="2016826302" name="Picture 2016826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extLst>
                        <a:ext uri="{28A0092B-C50C-407E-A947-70E740481C1C}">
                          <a14:useLocalDpi xmlns:a14="http://schemas.microsoft.com/office/drawing/2010/main" val="0"/>
                        </a:ext>
                      </a:extLst>
                    </a:blip>
                    <a:stretch>
                      <a:fillRect/>
                    </a:stretch>
                  </pic:blipFill>
                  <pic:spPr>
                    <a:xfrm>
                      <a:off x="0" y="0"/>
                      <a:ext cx="3752850" cy="2533174"/>
                    </a:xfrm>
                    <a:prstGeom prst="rect">
                      <a:avLst/>
                    </a:prstGeom>
                  </pic:spPr>
                </pic:pic>
              </a:graphicData>
            </a:graphic>
          </wp:inline>
        </w:drawing>
      </w:r>
    </w:p>
    <w:p w14:paraId="1DB578C6" w14:textId="2637F2FA" w:rsidR="469E7559" w:rsidRDefault="469E7559" w:rsidP="63D7369B">
      <w:pPr>
        <w:spacing w:line="257" w:lineRule="auto"/>
      </w:pPr>
      <w:r w:rsidRPr="63D7369B">
        <w:t xml:space="preserve">5. The downloaded content will appear in your Downloads folder on your computer for you to use in your internal reporting. </w:t>
      </w:r>
    </w:p>
    <w:p w14:paraId="1B56AFD1" w14:textId="141EE926" w:rsidR="469E7559" w:rsidRDefault="469E7559" w:rsidP="63D7369B">
      <w:pPr>
        <w:spacing w:line="257" w:lineRule="auto"/>
        <w:rPr>
          <w:color w:val="FF0000"/>
        </w:rPr>
      </w:pPr>
      <w:r w:rsidRPr="63D7369B">
        <w:rPr>
          <w:color w:val="FF0000"/>
        </w:rPr>
        <w:t>Please remember the note above in relation to the formulas and save a copy of your own for editing. The pop-up message which appears on the screen can be ignored. The upload function has been disabled on the platform.</w:t>
      </w:r>
    </w:p>
    <w:p w14:paraId="313703F6" w14:textId="219208C5" w:rsidR="63D7369B" w:rsidRDefault="63D7369B" w:rsidP="63D7369B">
      <w:pPr>
        <w:spacing w:line="257" w:lineRule="auto"/>
      </w:pPr>
    </w:p>
    <w:p w14:paraId="625B9016" w14:textId="77777777" w:rsidR="003C2AE0" w:rsidRDefault="00C15C95">
      <w:pPr>
        <w:pStyle w:val="Heading1"/>
        <w:pageBreakBefore/>
        <w:spacing w:after="200"/>
      </w:pPr>
      <w:bookmarkStart w:id="103" w:name="_Toc1333766130"/>
      <w:r>
        <w:lastRenderedPageBreak/>
        <w:t xml:space="preserve">Escalating any Data platform related issues or functionality requests </w:t>
      </w:r>
      <w:bookmarkEnd w:id="103"/>
    </w:p>
    <w:p w14:paraId="625B9017" w14:textId="77777777" w:rsidR="003C2AE0" w:rsidRDefault="00C15C95">
      <w:pPr>
        <w:pStyle w:val="Heading2"/>
        <w:spacing w:line="305" w:lineRule="auto"/>
      </w:pPr>
      <w:bookmarkStart w:id="104" w:name="_Toc132854739"/>
      <w:r>
        <w:t xml:space="preserve">How will service incidents relating to the Data Platform be handled?  </w:t>
      </w:r>
      <w:bookmarkEnd w:id="104"/>
    </w:p>
    <w:p w14:paraId="625B9018" w14:textId="77777777" w:rsidR="003C2AE0" w:rsidRDefault="00C15C95">
      <w:r>
        <w:t xml:space="preserve">A service model has been developed and agreed with colleagues from Digital Health and Care Wales. User incidents will be triaged by your organisation’s local IT service desk in the first instance, before a call is routed to the Data Platform service desk. </w:t>
      </w:r>
    </w:p>
    <w:p w14:paraId="625B9019" w14:textId="77777777" w:rsidR="003C2AE0" w:rsidRDefault="00C15C95">
      <w:r>
        <w:t xml:space="preserve">Please speak with your local champion before contacting your IT service desk. </w:t>
      </w:r>
    </w:p>
    <w:p w14:paraId="625B901A" w14:textId="4DEA5033" w:rsidR="003C2AE0" w:rsidRDefault="00C15C95">
      <w:r>
        <w:rPr>
          <w:b/>
        </w:rPr>
        <w:t xml:space="preserve">Annex </w:t>
      </w:r>
      <w:r w:rsidR="6C42189E" w:rsidRPr="7B64999A">
        <w:rPr>
          <w:b/>
          <w:bCs/>
        </w:rPr>
        <w:t>3</w:t>
      </w:r>
      <w:r w:rsidRPr="7B64999A">
        <w:rPr>
          <w:b/>
        </w:rPr>
        <w:t xml:space="preserve"> </w:t>
      </w:r>
      <w:r>
        <w:t xml:space="preserve">provides further information about the Service Model and who to contact. </w:t>
      </w:r>
    </w:p>
    <w:p w14:paraId="625B901B" w14:textId="77777777" w:rsidR="003C2AE0" w:rsidRDefault="00C15C95">
      <w:r>
        <w:t xml:space="preserve"> </w:t>
      </w:r>
    </w:p>
    <w:p w14:paraId="625B901C" w14:textId="77777777" w:rsidR="003C2AE0" w:rsidRDefault="00C15C95">
      <w:pPr>
        <w:pStyle w:val="Heading2"/>
      </w:pPr>
      <w:bookmarkStart w:id="105" w:name="_Toc1211393317"/>
      <w:r>
        <w:t xml:space="preserve">Homes for Ukraine Data Platform FAQ </w:t>
      </w:r>
      <w:bookmarkEnd w:id="105"/>
    </w:p>
    <w:p w14:paraId="625B901F" w14:textId="7DC3E895" w:rsidR="003C2AE0" w:rsidRDefault="6E6EEBDB">
      <w:proofErr w:type="gramStart"/>
      <w:r w:rsidRPr="00A14141">
        <w:t>All of</w:t>
      </w:r>
      <w:proofErr w:type="gramEnd"/>
      <w:r w:rsidRPr="00A14141">
        <w:t xml:space="preserve"> our documentation</w:t>
      </w:r>
      <w:r w:rsidR="60B93518" w:rsidRPr="00A14141">
        <w:t xml:space="preserve"> (including FAQS)</w:t>
      </w:r>
      <w:r w:rsidRPr="00A14141">
        <w:t xml:space="preserve">, training videos and User Guides are available via this link. - </w:t>
      </w:r>
      <w:hyperlink r:id="rId128" w:history="1">
        <w:r w:rsidR="19F22C2D" w:rsidRPr="00A14141">
          <w:rPr>
            <w:rStyle w:val="Hyperlink"/>
          </w:rPr>
          <w:t>https://ukrainedataplatform.github.io/documentation/</w:t>
        </w:r>
      </w:hyperlink>
      <w:r w:rsidR="59647379" w:rsidRPr="00A14141">
        <w:t>.</w:t>
      </w:r>
      <w:r w:rsidR="59647379">
        <w:t xml:space="preserve"> </w:t>
      </w:r>
    </w:p>
    <w:p w14:paraId="625B9020" w14:textId="77777777" w:rsidR="003C2AE0" w:rsidRDefault="00C15C95">
      <w:r>
        <w:t xml:space="preserve"> </w:t>
      </w:r>
    </w:p>
    <w:p w14:paraId="625B9021" w14:textId="77777777" w:rsidR="003C2AE0" w:rsidRDefault="00C15C95">
      <w:pPr>
        <w:pStyle w:val="Heading2"/>
      </w:pPr>
      <w:bookmarkStart w:id="106" w:name="_Toc1308417604"/>
      <w:r>
        <w:t>Contact Details</w:t>
      </w:r>
      <w:bookmarkEnd w:id="106"/>
    </w:p>
    <w:p w14:paraId="625B9022" w14:textId="77777777" w:rsidR="003C2AE0" w:rsidRDefault="00C15C95">
      <w:pPr>
        <w:sectPr w:rsidR="003C2AE0">
          <w:headerReference w:type="default" r:id="rId129"/>
          <w:footerReference w:type="default" r:id="rId130"/>
          <w:pgSz w:w="11909" w:h="16834"/>
          <w:pgMar w:top="1440" w:right="1440" w:bottom="1440" w:left="1440" w:header="720" w:footer="720" w:gutter="0"/>
          <w:pgNumType w:start="1"/>
          <w:cols w:space="720"/>
        </w:sectPr>
      </w:pPr>
      <w:r>
        <w:t xml:space="preserve">For any feedback on the system, please email </w:t>
      </w:r>
      <w:hyperlink r:id="rId131">
        <w:r>
          <w:rPr>
            <w:color w:val="1155CC"/>
            <w:u w:val="single"/>
          </w:rPr>
          <w:t>UkraineResponseQueries@gov.wales</w:t>
        </w:r>
      </w:hyperlink>
    </w:p>
    <w:p w14:paraId="625B9023" w14:textId="77777777" w:rsidR="003C2AE0" w:rsidRDefault="00C15C95">
      <w:pPr>
        <w:pStyle w:val="Heading1"/>
        <w:pageBreakBefore/>
        <w:spacing w:after="200"/>
      </w:pPr>
      <w:bookmarkStart w:id="107" w:name="_qpy3f5nhd4j9"/>
      <w:bookmarkStart w:id="108" w:name="_Toc690416681"/>
      <w:bookmarkEnd w:id="107"/>
      <w:r>
        <w:lastRenderedPageBreak/>
        <w:t xml:space="preserve">Annex 1 - Summary of processes within each Scheme </w:t>
      </w:r>
      <w:bookmarkEnd w:id="108"/>
    </w:p>
    <w:p w14:paraId="625B9024" w14:textId="77777777" w:rsidR="003C2AE0" w:rsidRDefault="00C15C95">
      <w:pPr>
        <w:pStyle w:val="Heading2"/>
        <w:spacing w:line="291" w:lineRule="auto"/>
      </w:pPr>
      <w:bookmarkStart w:id="109" w:name="_Toc1431278229"/>
      <w:r>
        <w:t xml:space="preserve">Super Sponsor scheme </w:t>
      </w:r>
      <w:bookmarkEnd w:id="109"/>
    </w:p>
    <w:p w14:paraId="625B9025" w14:textId="0F7EB4C8" w:rsidR="003C2AE0" w:rsidRDefault="00C15C95">
      <w:r>
        <w:t xml:space="preserve">Each step of the process involves checks and updates to the data platform to ensure arrivals from Ukraine are safely guided to accommodation in Wales. This step-by-step process outlines what needs to be done within the data platform and who is responsible for it.  </w:t>
      </w:r>
    </w:p>
    <w:p w14:paraId="0AEA0665" w14:textId="3C8643AC" w:rsidR="00086077" w:rsidRDefault="00A66DEC">
      <w:r w:rsidRPr="00A66DEC">
        <w:rPr>
          <w:noProof/>
          <w:color w:val="2B579A"/>
          <w:shd w:val="clear" w:color="auto" w:fill="E6E6E6"/>
        </w:rPr>
        <w:drawing>
          <wp:inline distT="0" distB="0" distL="0" distR="0" wp14:anchorId="05DEFB99" wp14:editId="5666D574">
            <wp:extent cx="7459116" cy="3896269"/>
            <wp:effectExtent l="0" t="0" r="8890" b="9525"/>
            <wp:docPr id="78" name="Picture 7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10;&#10;Description automatically generated with medium confidence"/>
                    <pic:cNvPicPr/>
                  </pic:nvPicPr>
                  <pic:blipFill>
                    <a:blip r:embed="rId132"/>
                    <a:stretch>
                      <a:fillRect/>
                    </a:stretch>
                  </pic:blipFill>
                  <pic:spPr>
                    <a:xfrm>
                      <a:off x="0" y="0"/>
                      <a:ext cx="7459116" cy="3896269"/>
                    </a:xfrm>
                    <a:prstGeom prst="rect">
                      <a:avLst/>
                    </a:prstGeom>
                  </pic:spPr>
                </pic:pic>
              </a:graphicData>
            </a:graphic>
          </wp:inline>
        </w:drawing>
      </w:r>
    </w:p>
    <w:p w14:paraId="625B9027" w14:textId="4E990578" w:rsidR="003C2AE0" w:rsidRDefault="003C2AE0">
      <w:pPr>
        <w:spacing w:after="0"/>
        <w:jc w:val="center"/>
      </w:pPr>
    </w:p>
    <w:p w14:paraId="625B902B" w14:textId="77777777" w:rsidR="003C2AE0" w:rsidRDefault="00C15C95">
      <w:pPr>
        <w:pStyle w:val="Heading3"/>
        <w:spacing w:after="0"/>
      </w:pPr>
      <w:bookmarkStart w:id="110" w:name="_le4d709aae88"/>
      <w:bookmarkStart w:id="111" w:name="_Toc105946592"/>
      <w:bookmarkEnd w:id="110"/>
      <w:r>
        <w:t xml:space="preserve">How the process works - In summary </w:t>
      </w:r>
      <w:bookmarkEnd w:id="111"/>
    </w:p>
    <w:p w14:paraId="625B902C" w14:textId="77777777" w:rsidR="003C2AE0" w:rsidRDefault="00C15C95">
      <w:pPr>
        <w:spacing w:after="0"/>
      </w:pPr>
      <w:r>
        <w:t xml:space="preserve"> </w:t>
      </w:r>
    </w:p>
    <w:tbl>
      <w:tblPr>
        <w:tblW w:w="137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105"/>
        <w:gridCol w:w="2955"/>
        <w:gridCol w:w="7680"/>
      </w:tblGrid>
      <w:tr w:rsidR="003C2AE0" w14:paraId="625B9030" w14:textId="77777777">
        <w:trPr>
          <w:trHeight w:val="300"/>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2D" w14:textId="77777777" w:rsidR="003C2AE0" w:rsidRDefault="00C15C95">
            <w:pPr>
              <w:spacing w:before="40" w:after="40"/>
              <w:ind w:left="-80"/>
              <w:rPr>
                <w:b/>
              </w:rPr>
            </w:pPr>
            <w:r>
              <w:rPr>
                <w:b/>
              </w:rPr>
              <w:t xml:space="preserve"> Journey Status</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2E" w14:textId="77777777" w:rsidR="003C2AE0" w:rsidRDefault="00C15C95">
            <w:pPr>
              <w:spacing w:before="40" w:after="40"/>
            </w:pPr>
            <w:r>
              <w:rPr>
                <w:b/>
              </w:rPr>
              <w:t>Primary responsibility</w:t>
            </w:r>
            <w:r>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2F" w14:textId="77777777" w:rsidR="003C2AE0" w:rsidRDefault="00C15C95">
            <w:pPr>
              <w:spacing w:before="40" w:after="40"/>
            </w:pPr>
            <w:r>
              <w:rPr>
                <w:b/>
              </w:rPr>
              <w:t>Key System updates required</w:t>
            </w:r>
            <w:r>
              <w:t xml:space="preserve"> </w:t>
            </w:r>
          </w:p>
        </w:tc>
      </w:tr>
      <w:tr w:rsidR="003C2AE0" w14:paraId="625B9035" w14:textId="77777777">
        <w:trPr>
          <w:trHeight w:val="88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1" w14:textId="77777777" w:rsidR="003C2AE0" w:rsidRDefault="00C15C95">
            <w:pPr>
              <w:spacing w:before="40" w:after="40"/>
            </w:pPr>
            <w:r>
              <w:t xml:space="preserve">SS01 - SS05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2" w14:textId="77777777" w:rsidR="003C2AE0" w:rsidRDefault="00C15C95">
            <w:pPr>
              <w:spacing w:before="40" w:after="40"/>
              <w:rPr>
                <w:b/>
              </w:rPr>
            </w:pPr>
            <w:r>
              <w:rPr>
                <w:b/>
              </w:rPr>
              <w:t xml:space="preserve">Contact Centre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3" w14:textId="77777777" w:rsidR="003C2AE0" w:rsidRDefault="00C15C95">
            <w:pPr>
              <w:spacing w:before="40" w:after="40"/>
            </w:pPr>
            <w:r>
              <w:t xml:space="preserve">Update all fields as necessary and create initial housing record </w:t>
            </w:r>
          </w:p>
          <w:p w14:paraId="625B9034" w14:textId="77777777" w:rsidR="003C2AE0" w:rsidRDefault="00C15C95">
            <w:pPr>
              <w:spacing w:before="40" w:after="40"/>
            </w:pPr>
            <w:r>
              <w:t xml:space="preserve">Status Changes </w:t>
            </w:r>
          </w:p>
        </w:tc>
      </w:tr>
      <w:tr w:rsidR="003C2AE0" w14:paraId="625B903B" w14:textId="77777777">
        <w:trPr>
          <w:trHeight w:val="205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6" w14:textId="77777777" w:rsidR="003C2AE0" w:rsidRDefault="00C15C95">
            <w:pPr>
              <w:spacing w:before="40" w:after="40"/>
            </w:pPr>
            <w:r>
              <w:t xml:space="preserve">SS05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7" w14:textId="77777777" w:rsidR="003C2AE0" w:rsidRDefault="00C15C95">
            <w:pPr>
              <w:spacing w:before="40" w:after="40"/>
            </w:pPr>
            <w:r>
              <w:rPr>
                <w:b/>
              </w:rPr>
              <w:t>Contact Centre</w:t>
            </w:r>
            <w:r>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8" w14:textId="77777777" w:rsidR="003C2AE0" w:rsidRDefault="00C15C95">
            <w:pPr>
              <w:spacing w:before="40" w:after="40"/>
            </w:pPr>
            <w:r>
              <w:t xml:space="preserve">CC to complete arrival hub details and make them aware of ETA and other info </w:t>
            </w:r>
          </w:p>
          <w:p w14:paraId="625B9039" w14:textId="77777777" w:rsidR="003C2AE0" w:rsidRDefault="00C15C95">
            <w:pPr>
              <w:spacing w:before="40" w:after="40"/>
            </w:pPr>
            <w:r>
              <w:t xml:space="preserve">Arrival Hub to phone through confirmation of contact and Contact Centre to update records </w:t>
            </w:r>
          </w:p>
          <w:p w14:paraId="625B903A" w14:textId="77777777" w:rsidR="003C2AE0" w:rsidRDefault="00C15C95">
            <w:pPr>
              <w:spacing w:before="40" w:after="40"/>
            </w:pPr>
            <w:r>
              <w:t xml:space="preserve">Status Change </w:t>
            </w:r>
          </w:p>
        </w:tc>
      </w:tr>
      <w:tr w:rsidR="003C2AE0" w14:paraId="625B9042" w14:textId="77777777">
        <w:trPr>
          <w:trHeight w:val="205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C" w14:textId="77777777" w:rsidR="003C2AE0" w:rsidRDefault="00C15C95">
            <w:pPr>
              <w:spacing w:before="40" w:after="40"/>
            </w:pPr>
            <w:r>
              <w:t xml:space="preserve">SS07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D" w14:textId="77777777" w:rsidR="003C2AE0" w:rsidRDefault="00C15C95">
            <w:pPr>
              <w:spacing w:before="40" w:after="40"/>
            </w:pPr>
            <w:r>
              <w:rPr>
                <w:b/>
              </w:rPr>
              <w:t>Contact Centre</w:t>
            </w:r>
            <w:r>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E" w14:textId="77777777" w:rsidR="003C2AE0" w:rsidRDefault="00C15C95">
            <w:pPr>
              <w:spacing w:before="40" w:after="40"/>
            </w:pPr>
            <w:r>
              <w:t xml:space="preserve">Checks undertaken by Welcome Centre and system updated through Case Notes and Check box </w:t>
            </w:r>
          </w:p>
          <w:p w14:paraId="625B903F" w14:textId="77777777" w:rsidR="003C2AE0" w:rsidRDefault="00C15C95">
            <w:pPr>
              <w:spacing w:before="40" w:after="40"/>
            </w:pPr>
            <w:r>
              <w:t xml:space="preserve">Placement record created  </w:t>
            </w:r>
          </w:p>
          <w:p w14:paraId="625B9040" w14:textId="77777777" w:rsidR="003C2AE0" w:rsidRDefault="00C15C95">
            <w:pPr>
              <w:spacing w:before="40" w:after="40"/>
            </w:pPr>
            <w:r>
              <w:t xml:space="preserve">Housing Need checked and updated if required </w:t>
            </w:r>
          </w:p>
          <w:p w14:paraId="625B9041" w14:textId="77777777" w:rsidR="003C2AE0" w:rsidRDefault="00C15C95">
            <w:pPr>
              <w:spacing w:before="40" w:after="40"/>
            </w:pPr>
            <w:r>
              <w:t xml:space="preserve">Status Change </w:t>
            </w:r>
          </w:p>
        </w:tc>
      </w:tr>
      <w:tr w:rsidR="003C2AE0" w14:paraId="625B9046" w14:textId="77777777">
        <w:trPr>
          <w:trHeight w:val="300"/>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3" w14:textId="77777777" w:rsidR="003C2AE0" w:rsidRDefault="00C15C95">
            <w:pPr>
              <w:spacing w:before="40" w:after="40"/>
            </w:pPr>
            <w:r>
              <w:t xml:space="preserve">SS08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4" w14:textId="77777777" w:rsidR="003C2AE0" w:rsidRDefault="00C15C95">
            <w:pPr>
              <w:spacing w:before="40" w:after="40"/>
            </w:pPr>
            <w:r>
              <w:rPr>
                <w:b/>
              </w:rPr>
              <w:t>Welcome Centre</w:t>
            </w:r>
            <w:r>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5" w14:textId="77777777" w:rsidR="003C2AE0" w:rsidRDefault="00C15C95">
            <w:pPr>
              <w:spacing w:before="40" w:after="40"/>
            </w:pPr>
            <w:r>
              <w:t xml:space="preserve">Status Change </w:t>
            </w:r>
          </w:p>
        </w:tc>
      </w:tr>
      <w:tr w:rsidR="003C2AE0" w14:paraId="625B904D" w14:textId="77777777">
        <w:trPr>
          <w:trHeight w:val="175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7" w14:textId="77777777" w:rsidR="003C2AE0" w:rsidRDefault="00C15C95">
            <w:pPr>
              <w:spacing w:before="40" w:after="40"/>
            </w:pPr>
            <w:r>
              <w:t xml:space="preserve">SS09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8" w14:textId="77777777" w:rsidR="003C2AE0" w:rsidRDefault="00C15C95">
            <w:pPr>
              <w:spacing w:before="40" w:after="40"/>
            </w:pPr>
            <w:r>
              <w:rPr>
                <w:b/>
              </w:rPr>
              <w:t>Welcome Centre / Local Authority</w:t>
            </w:r>
            <w:r>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B" w14:textId="716F6CEF" w:rsidR="003C2AE0" w:rsidRDefault="001D23F2">
            <w:pPr>
              <w:spacing w:before="40" w:after="40"/>
            </w:pPr>
            <w:r>
              <w:t>Accommodation</w:t>
            </w:r>
            <w:r w:rsidR="002F4CCE">
              <w:t xml:space="preserve"> is allocated but individual </w:t>
            </w:r>
            <w:r>
              <w:t xml:space="preserve">is still in </w:t>
            </w:r>
            <w:r w:rsidR="00772821">
              <w:t xml:space="preserve">welcome centre. </w:t>
            </w:r>
          </w:p>
          <w:p w14:paraId="5AB2FF17" w14:textId="1CAE296E" w:rsidR="00772821" w:rsidRDefault="00772821">
            <w:pPr>
              <w:spacing w:before="40" w:after="40"/>
            </w:pPr>
            <w:r>
              <w:t>Update status notes</w:t>
            </w:r>
          </w:p>
          <w:p w14:paraId="625B904C" w14:textId="77777777" w:rsidR="003C2AE0" w:rsidRDefault="00C15C95">
            <w:pPr>
              <w:spacing w:before="40" w:after="40"/>
            </w:pPr>
            <w:r>
              <w:t xml:space="preserve"> </w:t>
            </w:r>
          </w:p>
        </w:tc>
      </w:tr>
      <w:tr w:rsidR="00481486" w14:paraId="407E0624" w14:textId="77777777">
        <w:trPr>
          <w:trHeight w:val="175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8965347" w14:textId="6ECDE18D" w:rsidR="00481486" w:rsidRDefault="00481486">
            <w:pPr>
              <w:spacing w:before="40" w:after="40"/>
            </w:pPr>
            <w:r>
              <w:lastRenderedPageBreak/>
              <w:t>SS10</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A0578B9" w14:textId="0EC998DC" w:rsidR="00481486" w:rsidRPr="005B611E" w:rsidRDefault="002F4CCE">
            <w:pPr>
              <w:spacing w:before="40" w:after="40"/>
              <w:rPr>
                <w:bCs/>
              </w:rPr>
            </w:pPr>
            <w:r>
              <w:rPr>
                <w:b/>
              </w:rPr>
              <w:t>Welcome Centre / Local Authority</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C57D113" w14:textId="77777777" w:rsidR="005B66BE" w:rsidRDefault="005B66BE" w:rsidP="005B66BE">
            <w:pPr>
              <w:spacing w:before="40" w:after="40"/>
            </w:pPr>
            <w:r>
              <w:t xml:space="preserve">Change Status </w:t>
            </w:r>
          </w:p>
          <w:p w14:paraId="0895FCD0" w14:textId="77777777" w:rsidR="002F4CCE" w:rsidRDefault="002F4CCE" w:rsidP="002F4CCE">
            <w:pPr>
              <w:spacing w:before="40" w:after="40"/>
            </w:pPr>
            <w:r>
              <w:t xml:space="preserve">Close Welcome Centre placement record </w:t>
            </w:r>
          </w:p>
          <w:p w14:paraId="7D105D53" w14:textId="77777777" w:rsidR="002F4CCE" w:rsidRDefault="002F4CCE" w:rsidP="002F4CCE">
            <w:pPr>
              <w:spacing w:before="40" w:after="40"/>
            </w:pPr>
            <w:r>
              <w:t xml:space="preserve">Create a new placement record for their permanent accommodation </w:t>
            </w:r>
          </w:p>
          <w:p w14:paraId="1EF53850" w14:textId="77777777" w:rsidR="00481486" w:rsidRDefault="00481486" w:rsidP="005B66BE">
            <w:pPr>
              <w:spacing w:before="40" w:after="40"/>
            </w:pPr>
          </w:p>
        </w:tc>
      </w:tr>
    </w:tbl>
    <w:p w14:paraId="625B904F" w14:textId="02DCB744" w:rsidR="003C2AE0" w:rsidRDefault="00C15C95" w:rsidP="00EC05B4">
      <w:pPr>
        <w:pStyle w:val="Heading3"/>
        <w:spacing w:after="0"/>
      </w:pPr>
      <w:bookmarkStart w:id="112" w:name="_Toc363428411"/>
      <w:r>
        <w:t xml:space="preserve"> </w:t>
      </w:r>
      <w:bookmarkStart w:id="113" w:name="_cxd275goxg0y"/>
      <w:bookmarkEnd w:id="113"/>
      <w:r>
        <w:t xml:space="preserve">How the process works - In Detail </w:t>
      </w:r>
      <w:bookmarkEnd w:id="112"/>
    </w:p>
    <w:p w14:paraId="625B9050" w14:textId="77777777" w:rsidR="003C2AE0" w:rsidRDefault="003C2AE0"/>
    <w:tbl>
      <w:tblPr>
        <w:tblW w:w="139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686"/>
        <w:gridCol w:w="2895"/>
        <w:gridCol w:w="2791"/>
        <w:gridCol w:w="2791"/>
        <w:gridCol w:w="2791"/>
      </w:tblGrid>
      <w:tr w:rsidR="003C2AE0" w14:paraId="625B9057"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2" w14:textId="77777777" w:rsidR="003C2AE0" w:rsidRDefault="00C15C95">
            <w:pPr>
              <w:spacing w:before="40" w:after="40"/>
            </w:pPr>
            <w:r>
              <w:rPr>
                <w:b/>
              </w:rPr>
              <w:t xml:space="preserve"> Step of process </w:t>
            </w:r>
            <w:r>
              <w:t xml:space="preserve"> </w:t>
            </w: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3" w14:textId="77777777" w:rsidR="003C2AE0" w:rsidRDefault="00C15C95">
            <w:pPr>
              <w:spacing w:before="40" w:after="40"/>
            </w:pPr>
            <w:r>
              <w:rPr>
                <w:b/>
              </w:rPr>
              <w:t>What is happening here</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4" w14:textId="77777777" w:rsidR="003C2AE0" w:rsidRDefault="00C15C95">
            <w:pPr>
              <w:spacing w:before="40" w:after="40"/>
            </w:pPr>
            <w:r>
              <w:rPr>
                <w:b/>
              </w:rPr>
              <w:t>What needs to take place on data platform?</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5" w14:textId="77777777" w:rsidR="003C2AE0" w:rsidRDefault="00C15C95">
            <w:pPr>
              <w:spacing w:before="40" w:after="40"/>
            </w:pPr>
            <w:r>
              <w:rPr>
                <w:b/>
              </w:rPr>
              <w:t>Who is doing something on the data platform to capture this?</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6" w14:textId="77777777" w:rsidR="003C2AE0" w:rsidRDefault="00C15C95">
            <w:pPr>
              <w:spacing w:before="40" w:after="40"/>
            </w:pPr>
            <w:r>
              <w:rPr>
                <w:b/>
              </w:rPr>
              <w:t xml:space="preserve">Checklist to move to next status </w:t>
            </w:r>
            <w:r>
              <w:t xml:space="preserve"> </w:t>
            </w:r>
          </w:p>
        </w:tc>
      </w:tr>
      <w:tr w:rsidR="003C2AE0" w14:paraId="625B9072"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380C5B1" w14:textId="77777777" w:rsidR="00C829E3" w:rsidRDefault="00C15C95">
            <w:pPr>
              <w:spacing w:before="40" w:after="40"/>
            </w:pPr>
            <w:r>
              <w:t>SS01</w:t>
            </w:r>
          </w:p>
          <w:p w14:paraId="625B9058" w14:textId="38D58CA1" w:rsidR="003C2AE0" w:rsidRDefault="00C15C95">
            <w:pPr>
              <w:spacing w:before="40" w:after="40"/>
            </w:pPr>
            <w:r>
              <w:t xml:space="preserve">Visa approved – initial contact to be made to start journey to Wales if all necessary factors are in place.  </w:t>
            </w:r>
          </w:p>
          <w:p w14:paraId="625B9059" w14:textId="77777777" w:rsidR="003C2AE0" w:rsidRDefault="003C2AE0">
            <w:pPr>
              <w:spacing w:before="40" w:after="40"/>
              <w:rPr>
                <w:b/>
              </w:rPr>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A" w14:textId="77777777" w:rsidR="003C2AE0" w:rsidRDefault="00C15C95">
            <w:pPr>
              <w:spacing w:before="40" w:after="40"/>
            </w:pPr>
            <w:r>
              <w:t xml:space="preserve">An individual with an approved visa for the Super sponsor route is identified on system.  </w:t>
            </w:r>
          </w:p>
          <w:p w14:paraId="625B905B" w14:textId="77777777" w:rsidR="003C2AE0" w:rsidRDefault="00C15C95">
            <w:pPr>
              <w:spacing w:before="40" w:after="40"/>
            </w:pPr>
            <w:r>
              <w:t xml:space="preserve">If contact is made, the following things are checked to ensure they are ready to begin their journey to Wales: </w:t>
            </w:r>
          </w:p>
          <w:p w14:paraId="625B905C" w14:textId="77777777" w:rsidR="003C2AE0" w:rsidRDefault="00C15C95">
            <w:pPr>
              <w:spacing w:before="40" w:after="40"/>
            </w:pPr>
            <w:r>
              <w:t xml:space="preserve">a) individual and all linked people on application all have permission letters to travel  </w:t>
            </w:r>
          </w:p>
          <w:p w14:paraId="625B905D" w14:textId="77777777" w:rsidR="003C2AE0" w:rsidRDefault="00C15C95">
            <w:pPr>
              <w:spacing w:before="40" w:after="40"/>
            </w:pPr>
            <w:r>
              <w:lastRenderedPageBreak/>
              <w:t xml:space="preserve">b) contact numbers and email address are up to date.  </w:t>
            </w:r>
          </w:p>
          <w:p w14:paraId="625B905E" w14:textId="77777777" w:rsidR="003C2AE0" w:rsidRDefault="00C15C95">
            <w:pPr>
              <w:spacing w:before="40" w:after="40"/>
            </w:pPr>
            <w:r>
              <w:t xml:space="preserve">c) If pets being brought into UK and whether they have arranged appropriate checks and APHA licence has been granted.  </w:t>
            </w:r>
          </w:p>
          <w:p w14:paraId="625B905F" w14:textId="77777777" w:rsidR="003C2AE0" w:rsidRDefault="00C15C95">
            <w:pPr>
              <w:spacing w:before="40" w:after="40"/>
            </w:pPr>
            <w:r>
              <w:t xml:space="preserve">d) housing requirements for applicant and linked people captured </w:t>
            </w:r>
          </w:p>
          <w:p w14:paraId="625B9060" w14:textId="77777777" w:rsidR="003C2AE0" w:rsidRDefault="00C15C95">
            <w:pPr>
              <w:spacing w:before="40" w:after="40"/>
            </w:pPr>
            <w:r>
              <w:t xml:space="preserve">e) any additional support required during travel </w:t>
            </w:r>
          </w:p>
          <w:p w14:paraId="625B9061" w14:textId="77777777" w:rsidR="003C2AE0" w:rsidRDefault="00C15C95">
            <w:pPr>
              <w:spacing w:before="40" w:after="40"/>
            </w:pPr>
            <w:r>
              <w:t xml:space="preserve">f) any location preferred (not guaranteed) </w:t>
            </w:r>
          </w:p>
          <w:p w14:paraId="625B9062" w14:textId="77777777" w:rsidR="003C2AE0" w:rsidRDefault="00C15C95">
            <w:pPr>
              <w:spacing w:before="40" w:after="40"/>
            </w:pPr>
            <w:r>
              <w:t xml:space="preserve">g) notes on travel arrangements such as dates and arrival location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3" w14:textId="77777777" w:rsidR="003C2AE0" w:rsidRDefault="00C15C95">
            <w:pPr>
              <w:spacing w:before="40" w:after="40"/>
            </w:pPr>
            <w:r>
              <w:lastRenderedPageBreak/>
              <w:t xml:space="preserve">Search data for individuals and linked people with SS01 status </w:t>
            </w:r>
          </w:p>
          <w:p w14:paraId="625B9064" w14:textId="77777777" w:rsidR="003C2AE0" w:rsidRDefault="00C15C95">
            <w:pPr>
              <w:spacing w:before="40" w:after="40"/>
            </w:pPr>
            <w:r>
              <w:t xml:space="preserve">Record that necessary checks have taken place in a case note. </w:t>
            </w:r>
          </w:p>
          <w:p w14:paraId="625B9065" w14:textId="77777777" w:rsidR="003C2AE0" w:rsidRDefault="00C15C95">
            <w:pPr>
              <w:spacing w:before="40" w:after="40"/>
            </w:pPr>
            <w:r>
              <w:t xml:space="preserve">Identify and update records of all linked people with SS01 status and confirm they are ready to travel.  </w:t>
            </w:r>
          </w:p>
          <w:p w14:paraId="625B9066" w14:textId="77777777" w:rsidR="003C2AE0" w:rsidRDefault="00C15C95">
            <w:pPr>
              <w:spacing w:before="40" w:after="40"/>
            </w:pPr>
            <w:r>
              <w:t xml:space="preserve">If not all members of group are ready to travel, set a reminder task to </w:t>
            </w:r>
            <w:r>
              <w:lastRenderedPageBreak/>
              <w:t xml:space="preserve">recontact to check when all are ready to travel.  </w:t>
            </w:r>
          </w:p>
          <w:p w14:paraId="625B9067" w14:textId="77777777" w:rsidR="003C2AE0" w:rsidRDefault="00C15C95">
            <w:pPr>
              <w:spacing w:before="40" w:after="40"/>
            </w:pPr>
            <w:r>
              <w:t xml:space="preserve">Open a case note on the system to record any details of travel arrangements (times/place of arrival).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8" w14:textId="77777777" w:rsidR="003C2AE0" w:rsidRDefault="00C15C95">
            <w:pPr>
              <w:spacing w:before="40" w:after="40"/>
            </w:pPr>
            <w:r>
              <w:lastRenderedPageBreak/>
              <w:t>Contact Centre</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9" w14:textId="77777777" w:rsidR="003C2AE0" w:rsidRDefault="00C15C95">
            <w:pPr>
              <w:spacing w:before="40" w:after="40"/>
            </w:pPr>
            <w:r>
              <w:t xml:space="preserve">SS01 to SS02 checklist </w:t>
            </w:r>
          </w:p>
          <w:p w14:paraId="625B906A" w14:textId="77777777" w:rsidR="003C2AE0" w:rsidRDefault="00C15C95">
            <w:pPr>
              <w:spacing w:before="40" w:after="40"/>
            </w:pPr>
            <w:r>
              <w:t xml:space="preserve">Recorded if interpreter needed, language specified, and details of LL Pin provided </w:t>
            </w:r>
          </w:p>
          <w:p w14:paraId="625B906B" w14:textId="77777777" w:rsidR="003C2AE0" w:rsidRDefault="00C15C95">
            <w:pPr>
              <w:spacing w:before="40" w:after="40"/>
            </w:pPr>
            <w:r>
              <w:t xml:space="preserve">Confirmed that the citizen has received their permission to travel letter </w:t>
            </w:r>
          </w:p>
          <w:p w14:paraId="625B906C" w14:textId="77777777" w:rsidR="003C2AE0" w:rsidRDefault="00C15C95">
            <w:pPr>
              <w:spacing w:before="40" w:after="40"/>
            </w:pPr>
            <w:r>
              <w:t xml:space="preserve">Confirmed if the citizen is bringing pets and if so, has arranged appropriate checks and obtained an APHA licence  </w:t>
            </w:r>
          </w:p>
          <w:p w14:paraId="625B906D" w14:textId="77777777" w:rsidR="003C2AE0" w:rsidRDefault="00C15C95">
            <w:pPr>
              <w:spacing w:before="40" w:after="40"/>
            </w:pPr>
            <w:r>
              <w:lastRenderedPageBreak/>
              <w:t xml:space="preserve">Linked all family members to the lead applicant and confirmed any vulnerabilities in the group </w:t>
            </w:r>
          </w:p>
          <w:p w14:paraId="625B906E" w14:textId="77777777" w:rsidR="003C2AE0" w:rsidRDefault="00C15C95">
            <w:pPr>
              <w:spacing w:before="40" w:after="40"/>
            </w:pPr>
            <w:r>
              <w:t xml:space="preserve">Queried any covid symptoms and given basic advice on travel  </w:t>
            </w:r>
          </w:p>
          <w:p w14:paraId="625B906F" w14:textId="77777777" w:rsidR="003C2AE0" w:rsidRDefault="00C15C95">
            <w:pPr>
              <w:spacing w:before="40" w:after="40"/>
            </w:pPr>
            <w:r>
              <w:t xml:space="preserve">Confirmed citizen has made travel arrangements to the UK/ Wales, including method of travel and ETA  </w:t>
            </w:r>
          </w:p>
          <w:p w14:paraId="625B9070" w14:textId="77777777" w:rsidR="003C2AE0" w:rsidRDefault="00C15C95">
            <w:pPr>
              <w:spacing w:before="40" w:after="40"/>
            </w:pPr>
            <w:r>
              <w:t xml:space="preserve">Ensure all has been recorded in the timeline notes  </w:t>
            </w:r>
          </w:p>
          <w:p w14:paraId="625B9071" w14:textId="77777777" w:rsidR="003C2AE0" w:rsidRDefault="00C15C95">
            <w:pPr>
              <w:spacing w:before="40" w:after="40"/>
            </w:pPr>
            <w:r>
              <w:t>Has a follow up email with all details been sent to citizen</w:t>
            </w:r>
          </w:p>
        </w:tc>
      </w:tr>
      <w:tr w:rsidR="00DF285F" w14:paraId="625B909C"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46DC92" w14:textId="77777777" w:rsidR="00C829E3" w:rsidRDefault="00DF285F" w:rsidP="00DF285F">
            <w:pPr>
              <w:spacing w:before="40" w:after="40"/>
            </w:pPr>
            <w:r>
              <w:lastRenderedPageBreak/>
              <w:t>SS02</w:t>
            </w:r>
          </w:p>
          <w:p w14:paraId="625B9073" w14:textId="078C9543" w:rsidR="00DF285F" w:rsidRDefault="00DF285F" w:rsidP="00DF285F">
            <w:pPr>
              <w:spacing w:before="40" w:after="40"/>
            </w:pPr>
            <w:r>
              <w:t xml:space="preserve">Ready for Welcome Centre (WC) Allocation </w:t>
            </w:r>
          </w:p>
          <w:p w14:paraId="625B9074" w14:textId="77777777" w:rsidR="00DF285F" w:rsidRDefault="00DF285F" w:rsidP="00DF285F">
            <w:pPr>
              <w:spacing w:before="40" w:after="40"/>
            </w:pPr>
            <w:r>
              <w:t xml:space="preserve"> </w:t>
            </w:r>
          </w:p>
          <w:p w14:paraId="1CB1A10B" w14:textId="77777777" w:rsidR="00C829E3" w:rsidRDefault="00DF285F" w:rsidP="00DF285F">
            <w:pPr>
              <w:spacing w:before="40" w:after="40"/>
            </w:pPr>
            <w:r>
              <w:t>SS03</w:t>
            </w:r>
          </w:p>
          <w:p w14:paraId="625B9075" w14:textId="589D1168" w:rsidR="00DF285F" w:rsidRDefault="00DF285F" w:rsidP="00DF285F">
            <w:pPr>
              <w:spacing w:before="40" w:after="40"/>
            </w:pPr>
            <w:r>
              <w:t xml:space="preserve">WC Allocated  </w:t>
            </w:r>
          </w:p>
          <w:p w14:paraId="625B9076" w14:textId="77777777" w:rsidR="00DF285F" w:rsidRDefault="00DF285F" w:rsidP="00DF285F">
            <w:pPr>
              <w:spacing w:before="40" w:after="40"/>
            </w:pPr>
            <w:r>
              <w:t xml:space="preserve"> </w:t>
            </w:r>
          </w:p>
          <w:p w14:paraId="42419CCB" w14:textId="77777777" w:rsidR="00DF285F" w:rsidRDefault="00DF285F" w:rsidP="00DF285F">
            <w:pPr>
              <w:spacing w:before="40" w:after="40"/>
            </w:pPr>
          </w:p>
          <w:p w14:paraId="3F8C7BE1" w14:textId="77777777" w:rsidR="00DF285F" w:rsidRDefault="00DF285F" w:rsidP="00DF285F">
            <w:pPr>
              <w:spacing w:before="40" w:after="40"/>
            </w:pPr>
          </w:p>
          <w:p w14:paraId="47168F46" w14:textId="77777777" w:rsidR="00DF285F" w:rsidRDefault="00DF285F" w:rsidP="00DF285F">
            <w:pPr>
              <w:spacing w:before="40" w:after="40"/>
            </w:pPr>
          </w:p>
          <w:p w14:paraId="103E47D7" w14:textId="77777777" w:rsidR="00DF285F" w:rsidRDefault="00DF285F" w:rsidP="00DF285F">
            <w:pPr>
              <w:spacing w:before="40" w:after="40"/>
            </w:pPr>
          </w:p>
          <w:p w14:paraId="5A901953" w14:textId="77777777" w:rsidR="00DF285F" w:rsidRDefault="00DF285F" w:rsidP="00DF285F">
            <w:pPr>
              <w:spacing w:before="40" w:after="40"/>
            </w:pPr>
          </w:p>
          <w:p w14:paraId="5A7794EF" w14:textId="77777777" w:rsidR="00DF285F" w:rsidRDefault="00DF285F" w:rsidP="00DF285F">
            <w:pPr>
              <w:spacing w:before="40" w:after="40"/>
            </w:pPr>
          </w:p>
          <w:p w14:paraId="7259945D" w14:textId="77777777" w:rsidR="00DF285F" w:rsidRDefault="00DF285F" w:rsidP="00DF285F">
            <w:pPr>
              <w:spacing w:before="40" w:after="40"/>
            </w:pPr>
          </w:p>
          <w:p w14:paraId="4ADAD98D" w14:textId="77777777" w:rsidR="00DF285F" w:rsidRDefault="00DF285F" w:rsidP="00DF285F">
            <w:pPr>
              <w:spacing w:before="40" w:after="40"/>
            </w:pPr>
          </w:p>
          <w:p w14:paraId="3F205997" w14:textId="77777777" w:rsidR="00DF285F" w:rsidRDefault="00DF285F" w:rsidP="00DF285F">
            <w:pPr>
              <w:spacing w:before="40" w:after="40"/>
            </w:pPr>
          </w:p>
          <w:p w14:paraId="1469EF87" w14:textId="77777777" w:rsidR="00DF285F" w:rsidRDefault="00DF285F" w:rsidP="00DF285F">
            <w:pPr>
              <w:spacing w:before="40" w:after="40"/>
            </w:pPr>
          </w:p>
          <w:p w14:paraId="69D3BCEA" w14:textId="77777777" w:rsidR="00DF285F" w:rsidRDefault="00DF285F" w:rsidP="00DF285F">
            <w:pPr>
              <w:spacing w:before="40" w:after="40"/>
            </w:pPr>
          </w:p>
          <w:p w14:paraId="475B9D7C" w14:textId="77777777" w:rsidR="00DF285F" w:rsidRDefault="00DF285F" w:rsidP="00DF285F">
            <w:pPr>
              <w:spacing w:before="40" w:after="40"/>
            </w:pPr>
          </w:p>
          <w:p w14:paraId="6C0199EE" w14:textId="77777777" w:rsidR="00DF285F" w:rsidRDefault="00DF285F" w:rsidP="00DF285F">
            <w:pPr>
              <w:spacing w:before="40" w:after="40"/>
            </w:pPr>
          </w:p>
          <w:p w14:paraId="53359D52" w14:textId="77777777" w:rsidR="00DF285F" w:rsidRDefault="00DF285F" w:rsidP="00DF285F">
            <w:pPr>
              <w:spacing w:before="40" w:after="40"/>
            </w:pPr>
          </w:p>
          <w:p w14:paraId="3BCD4A69" w14:textId="77777777" w:rsidR="00DF285F" w:rsidRDefault="00DF285F" w:rsidP="00DF285F">
            <w:pPr>
              <w:spacing w:before="40" w:after="40"/>
            </w:pPr>
          </w:p>
          <w:p w14:paraId="6BC8F89F" w14:textId="77777777" w:rsidR="00DF285F" w:rsidRDefault="00DF285F" w:rsidP="00DF285F">
            <w:pPr>
              <w:spacing w:before="40" w:after="40"/>
            </w:pPr>
          </w:p>
          <w:p w14:paraId="769C1657" w14:textId="77777777" w:rsidR="00DF285F" w:rsidRDefault="00DF285F" w:rsidP="00DF285F">
            <w:pPr>
              <w:spacing w:before="40" w:after="40"/>
            </w:pPr>
          </w:p>
          <w:p w14:paraId="625B9078" w14:textId="77777777" w:rsidR="00DF285F" w:rsidRDefault="00DF285F" w:rsidP="00DF285F">
            <w:pPr>
              <w:spacing w:before="40" w:after="40"/>
            </w:pPr>
          </w:p>
          <w:p w14:paraId="625B9079"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0" w14:textId="54D0F932" w:rsidR="00DF285F" w:rsidRDefault="005F2534" w:rsidP="00DF285F">
            <w:pPr>
              <w:spacing w:before="40" w:after="40"/>
            </w:pPr>
            <w:r>
              <w:lastRenderedPageBreak/>
              <w:t>Three interlinked steps in the process which is done once the separate WC availability list is provided to CC each day.  Individuals/households</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1" w14:textId="77777777" w:rsidR="00DF285F" w:rsidRDefault="00DF285F" w:rsidP="00DF285F">
            <w:pPr>
              <w:spacing w:before="40" w:after="40"/>
            </w:pPr>
            <w:r>
              <w:t xml:space="preserve">Search by SS02 status to present list of those to be allocated.  </w:t>
            </w:r>
          </w:p>
          <w:p w14:paraId="625B9082" w14:textId="77777777" w:rsidR="00DF285F" w:rsidRDefault="00DF285F" w:rsidP="00DF285F">
            <w:pPr>
              <w:spacing w:before="40" w:after="40"/>
            </w:pPr>
            <w:r>
              <w:t xml:space="preserve">Look at housing requirements and cross reference with list of availability provided by WCs.  </w:t>
            </w:r>
          </w:p>
          <w:p w14:paraId="35F664D7" w14:textId="77777777" w:rsidR="005F2534" w:rsidRDefault="00DF285F" w:rsidP="00DF285F">
            <w:pPr>
              <w:spacing w:before="40" w:after="40"/>
            </w:pPr>
            <w:r>
              <w:lastRenderedPageBreak/>
              <w:t xml:space="preserve">Update availability list and add name of WC to individual/group’s records. </w:t>
            </w:r>
          </w:p>
          <w:p w14:paraId="625B9083" w14:textId="1FEBD927" w:rsidR="00DF285F" w:rsidRDefault="00DF285F" w:rsidP="00DF285F">
            <w:pPr>
              <w:spacing w:before="40" w:after="40"/>
            </w:pPr>
            <w:r>
              <w:t xml:space="preserve">Change Status to SS03 once the WC is allocated. </w:t>
            </w:r>
          </w:p>
          <w:p w14:paraId="625B9084" w14:textId="77777777" w:rsidR="00DF285F" w:rsidRDefault="00DF285F" w:rsidP="00DF285F">
            <w:pPr>
              <w:spacing w:before="40" w:after="40"/>
            </w:pPr>
            <w:r>
              <w:t xml:space="preserve">Access contact number on system and contact applicants to notify them of a space being reserved and they can commence their travel.  </w:t>
            </w:r>
          </w:p>
          <w:p w14:paraId="625B9086" w14:textId="21AAB512" w:rsidR="00DF285F" w:rsidRDefault="00DF285F" w:rsidP="005F2534">
            <w:pPr>
              <w:spacing w:before="40" w:after="40"/>
            </w:pPr>
            <w:r>
              <w:t xml:space="preserve">Open a case note on the system to record any details of travel arrangements (times/place of arrival).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7" w14:textId="77777777" w:rsidR="00DF285F" w:rsidRDefault="00DF285F" w:rsidP="00DF285F">
            <w:pPr>
              <w:spacing w:before="40" w:after="40"/>
            </w:pPr>
            <w:r>
              <w:lastRenderedPageBreak/>
              <w:t>Contact Centre</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9B" w14:textId="03403280" w:rsidR="00DF285F" w:rsidRDefault="00DF285F" w:rsidP="00DF285F">
            <w:pPr>
              <w:spacing w:before="40" w:after="40"/>
            </w:pPr>
          </w:p>
        </w:tc>
      </w:tr>
      <w:tr w:rsidR="00DF285F" w14:paraId="4F1589B5"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427C3EE" w14:textId="77777777" w:rsidR="00C829E3" w:rsidRDefault="00DF285F" w:rsidP="00DF285F">
            <w:pPr>
              <w:spacing w:before="40" w:after="40"/>
            </w:pPr>
            <w:r>
              <w:t>SS04</w:t>
            </w:r>
          </w:p>
          <w:p w14:paraId="7423AEE8" w14:textId="24944174" w:rsidR="00DF285F" w:rsidRDefault="00DF285F" w:rsidP="00DF285F">
            <w:pPr>
              <w:spacing w:before="40" w:after="40"/>
            </w:pPr>
            <w:r>
              <w:t xml:space="preserve">Applicant informed of WC Arrangements </w:t>
            </w:r>
          </w:p>
          <w:p w14:paraId="7BE66ED8"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878879A" w14:textId="77777777" w:rsidR="00DF285F" w:rsidRDefault="00DF285F" w:rsidP="00DF285F">
            <w:pPr>
              <w:spacing w:before="40" w:after="40"/>
            </w:pPr>
            <w:r>
              <w:t xml:space="preserve">Once SS04 status is reached and the applicants have a space in a WC reserved, they can start their travel to Wales.  </w:t>
            </w:r>
          </w:p>
          <w:p w14:paraId="22F6F0FE" w14:textId="77777777" w:rsidR="00DF285F" w:rsidRDefault="00DF285F" w:rsidP="00DF285F">
            <w:pPr>
              <w:spacing w:before="40" w:after="40"/>
            </w:pPr>
            <w:r>
              <w:lastRenderedPageBreak/>
              <w:t xml:space="preserve">No guarantees are made to house people to others they may know, but consideration will be given if suitable accommodation can be found or in cases of vulnerable individuals travelling together. Some WCs are only suitable for individuals, some only for families, some only for over 18s. One </w:t>
            </w:r>
            <w:proofErr w:type="gramStart"/>
            <w:r>
              <w:t>is able to</w:t>
            </w:r>
            <w:proofErr w:type="gramEnd"/>
            <w:r>
              <w:t xml:space="preserve"> house people with pets.  </w:t>
            </w:r>
          </w:p>
          <w:p w14:paraId="76881623" w14:textId="77777777" w:rsidR="00DF285F" w:rsidRDefault="00DF285F" w:rsidP="00DF285F">
            <w:pPr>
              <w:spacing w:before="40" w:after="40"/>
            </w:pPr>
            <w:r>
              <w:t xml:space="preserve"> </w:t>
            </w:r>
          </w:p>
          <w:p w14:paraId="523753EC" w14:textId="5DC6430F" w:rsidR="00DF285F" w:rsidRDefault="00DF285F" w:rsidP="00DF285F">
            <w:pPr>
              <w:spacing w:before="40" w:after="40"/>
            </w:pPr>
            <w:r>
              <w:t>Applicants confirm that they are travelling to UK. Contact Centre gathers information about flights/trains/ferries to track the applicants. CC regularly checks in with applicants throughout their journey to check their welfare and that journey is progressing as planned.</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F9B5D87"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65FC0E2"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8E7E769" w14:textId="77777777" w:rsidR="00DF285F" w:rsidRDefault="00DF285F" w:rsidP="00DF285F">
            <w:pPr>
              <w:spacing w:before="40" w:after="40"/>
              <w:rPr>
                <w:b/>
              </w:rPr>
            </w:pPr>
            <w:r>
              <w:rPr>
                <w:b/>
              </w:rPr>
              <w:t xml:space="preserve">SS04 – SS05 checklist </w:t>
            </w:r>
          </w:p>
          <w:p w14:paraId="13A573CD" w14:textId="77777777" w:rsidR="00DF285F" w:rsidRDefault="00DF285F" w:rsidP="00DF285F">
            <w:pPr>
              <w:spacing w:before="40" w:after="40"/>
            </w:pPr>
            <w:r>
              <w:t xml:space="preserve"> </w:t>
            </w:r>
          </w:p>
          <w:p w14:paraId="4D582BFB" w14:textId="77777777" w:rsidR="00DF285F" w:rsidRDefault="00DF285F" w:rsidP="00DF285F">
            <w:pPr>
              <w:spacing w:before="40" w:after="40"/>
            </w:pPr>
            <w:r>
              <w:t xml:space="preserve">Has clear details of WC been provided to the citizen  </w:t>
            </w:r>
          </w:p>
          <w:p w14:paraId="4A9C11FA" w14:textId="77777777" w:rsidR="00DF285F" w:rsidRDefault="00DF285F" w:rsidP="00DF285F">
            <w:pPr>
              <w:spacing w:before="40" w:after="40"/>
            </w:pPr>
            <w:r>
              <w:lastRenderedPageBreak/>
              <w:t xml:space="preserve">Are details of the citizens travel arrangements provided </w:t>
            </w:r>
          </w:p>
          <w:p w14:paraId="606A7CD5" w14:textId="77777777" w:rsidR="00DF285F" w:rsidRDefault="00DF285F" w:rsidP="00DF285F">
            <w:pPr>
              <w:spacing w:before="40" w:after="40"/>
            </w:pPr>
            <w:r>
              <w:t xml:space="preserve">Confirmed that citizen has started / will start travelling to UK  </w:t>
            </w:r>
          </w:p>
          <w:p w14:paraId="52778AD2" w14:textId="7043EF7D" w:rsidR="00DF285F" w:rsidRDefault="00DF285F" w:rsidP="00DF285F">
            <w:pPr>
              <w:spacing w:before="40" w:after="40"/>
            </w:pPr>
            <w:r>
              <w:t xml:space="preserve">Has a note at the top of the timeline been added under title EXPECTED ARRIVAL DATE/ TIME </w:t>
            </w:r>
          </w:p>
        </w:tc>
      </w:tr>
      <w:tr w:rsidR="00DF285F" w14:paraId="625B90BD"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9D" w14:textId="24B67829" w:rsidR="00DF285F" w:rsidRDefault="00DF285F" w:rsidP="00DF285F">
            <w:pPr>
              <w:spacing w:before="40" w:after="40"/>
            </w:pPr>
            <w:r>
              <w:lastRenderedPageBreak/>
              <w:t>SS05</w:t>
            </w:r>
            <w:r w:rsidR="00C829E3">
              <w:t xml:space="preserve"> - </w:t>
            </w:r>
            <w:r>
              <w:t xml:space="preserve">In Transit </w:t>
            </w:r>
          </w:p>
          <w:p w14:paraId="625B909E" w14:textId="0BDE95D3" w:rsidR="00DF285F" w:rsidRDefault="00DF285F" w:rsidP="00C829E3">
            <w:pPr>
              <w:spacing w:before="40" w:after="40"/>
              <w:ind w:left="274"/>
            </w:pPr>
            <w:r>
              <w:lastRenderedPageBreak/>
              <w:t xml:space="preserve">SS05B – Hospital admission </w:t>
            </w:r>
          </w:p>
          <w:p w14:paraId="625B909F" w14:textId="63FB7B66" w:rsidR="00DF285F" w:rsidRDefault="00DF285F" w:rsidP="00C829E3">
            <w:pPr>
              <w:spacing w:before="40" w:after="40"/>
              <w:ind w:left="274"/>
            </w:pPr>
            <w:r>
              <w:t xml:space="preserve">SS05C Temporary accommodation pending medical discharge. </w:t>
            </w:r>
          </w:p>
          <w:p w14:paraId="625B90A0" w14:textId="77777777" w:rsidR="00DF285F" w:rsidRDefault="00DF285F" w:rsidP="00C829E3">
            <w:pPr>
              <w:spacing w:before="40" w:after="40"/>
              <w:ind w:left="274"/>
            </w:pPr>
            <w:r>
              <w:t xml:space="preserve">SS05D – No Show – Known </w:t>
            </w:r>
          </w:p>
          <w:p w14:paraId="625B90A1" w14:textId="77777777" w:rsidR="00DF285F" w:rsidRDefault="00DF285F" w:rsidP="00C829E3">
            <w:pPr>
              <w:spacing w:before="40" w:after="40"/>
              <w:ind w:left="274"/>
            </w:pPr>
            <w:r>
              <w:t xml:space="preserve">SS05E – No Show - Unknown </w:t>
            </w:r>
          </w:p>
          <w:p w14:paraId="625B90A2"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4" w14:textId="77777777" w:rsidR="00DF285F" w:rsidRDefault="00DF285F" w:rsidP="00DF285F">
            <w:pPr>
              <w:spacing w:before="40" w:after="40"/>
            </w:pPr>
            <w:r>
              <w:lastRenderedPageBreak/>
              <w:t xml:space="preserve">Applicants have confirmed that they are on their way </w:t>
            </w:r>
            <w:r>
              <w:lastRenderedPageBreak/>
              <w:t xml:space="preserve">to UK. They will be in regular contact with the Contact Centre during their journey to ensure they are reaching their Welcome Centre destination.  </w:t>
            </w:r>
          </w:p>
          <w:p w14:paraId="625B90A5" w14:textId="77777777" w:rsidR="00DF285F" w:rsidRDefault="00DF285F" w:rsidP="00DF285F">
            <w:pPr>
              <w:spacing w:before="40" w:after="40"/>
            </w:pPr>
            <w:r>
              <w:t xml:space="preserve">Contact Centre may liaise with any arrival hubs to ask them to make sure the applicants get on the correct transport. Contact Centre remains in touch with applicant along journey until they are in care of Welcome Centre staff. </w:t>
            </w:r>
          </w:p>
          <w:p w14:paraId="625B90A6" w14:textId="77777777" w:rsidR="00DF285F" w:rsidRDefault="00DF285F" w:rsidP="00DF285F">
            <w:pPr>
              <w:spacing w:before="40" w:after="40"/>
            </w:pPr>
          </w:p>
          <w:p w14:paraId="625B90A7"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8" w14:textId="77777777" w:rsidR="00DF285F" w:rsidRDefault="00DF285F" w:rsidP="00DF285F">
            <w:pPr>
              <w:spacing w:before="40" w:after="40"/>
            </w:pPr>
            <w:r>
              <w:lastRenderedPageBreak/>
              <w:t xml:space="preserve">Access any existing case notes outlining travel </w:t>
            </w:r>
            <w:r>
              <w:lastRenderedPageBreak/>
              <w:t>arrangements to check where applicants are on their journey. Contact them when they reach a change in trip (</w:t>
            </w:r>
            <w:proofErr w:type="gramStart"/>
            <w:r>
              <w:t>e.g.</w:t>
            </w:r>
            <w:proofErr w:type="gramEnd"/>
            <w:r>
              <w:t xml:space="preserve"> from plane to train) to provide assistance and update notes to show leg of journey has been completed.  </w:t>
            </w:r>
          </w:p>
          <w:p w14:paraId="625B90A9" w14:textId="77777777" w:rsidR="00DF285F" w:rsidRDefault="00DF285F" w:rsidP="00DF285F">
            <w:pPr>
              <w:spacing w:before="40" w:after="40"/>
            </w:pPr>
            <w:r>
              <w:t xml:space="preserve"> </w:t>
            </w:r>
          </w:p>
          <w:p w14:paraId="625B90AA" w14:textId="77777777" w:rsidR="00DF285F" w:rsidRDefault="00DF285F" w:rsidP="00DF285F">
            <w:pPr>
              <w:spacing w:before="40" w:after="40"/>
            </w:pPr>
          </w:p>
          <w:p w14:paraId="625B90AB"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C" w14:textId="77777777" w:rsidR="00DF285F" w:rsidRDefault="00DF285F" w:rsidP="00DF285F">
            <w:pPr>
              <w:spacing w:before="40" w:after="40"/>
            </w:pPr>
            <w:r>
              <w:lastRenderedPageBreak/>
              <w:t xml:space="preserve">Contact Centre  </w:t>
            </w:r>
          </w:p>
          <w:p w14:paraId="625B90AD" w14:textId="77777777" w:rsidR="00DF285F" w:rsidRDefault="00DF285F" w:rsidP="00DF285F">
            <w:pPr>
              <w:spacing w:before="40" w:after="40"/>
            </w:pPr>
            <w:r>
              <w:t xml:space="preserve"> </w:t>
            </w:r>
          </w:p>
          <w:p w14:paraId="625B90AE" w14:textId="77777777" w:rsidR="00DF285F" w:rsidRDefault="00DF285F" w:rsidP="00DF285F">
            <w:pPr>
              <w:spacing w:before="40" w:after="40"/>
            </w:pPr>
            <w:r>
              <w:lastRenderedPageBreak/>
              <w:t xml:space="preserve">Arrival Hub </w:t>
            </w:r>
            <w:proofErr w:type="gramStart"/>
            <w:r>
              <w:t>( to</w:t>
            </w:r>
            <w:proofErr w:type="gramEnd"/>
            <w:r>
              <w:t xml:space="preserve"> phone through info to contact centre when contact has been made) </w:t>
            </w:r>
          </w:p>
          <w:p w14:paraId="625B90AF" w14:textId="77777777" w:rsidR="00DF285F" w:rsidRDefault="00DF285F" w:rsidP="00DF285F">
            <w:pPr>
              <w:spacing w:before="40" w:after="40"/>
            </w:pPr>
          </w:p>
          <w:p w14:paraId="625B90B0"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B1" w14:textId="77777777" w:rsidR="00DF285F" w:rsidRDefault="00DF285F" w:rsidP="00DF285F">
            <w:pPr>
              <w:spacing w:before="40" w:after="40"/>
            </w:pPr>
            <w:r>
              <w:lastRenderedPageBreak/>
              <w:t xml:space="preserve">Confirmed that citizen has started travelling to UK </w:t>
            </w:r>
          </w:p>
          <w:p w14:paraId="625B90B2" w14:textId="77777777" w:rsidR="00DF285F" w:rsidRDefault="00DF285F" w:rsidP="00DF285F">
            <w:pPr>
              <w:spacing w:before="40" w:after="40"/>
            </w:pPr>
            <w:r>
              <w:lastRenderedPageBreak/>
              <w:t xml:space="preserve">If not started travel, confirmed date and time due to travel – notes in timeline  </w:t>
            </w:r>
          </w:p>
          <w:p w14:paraId="625B90B3" w14:textId="77777777" w:rsidR="00DF285F" w:rsidRDefault="00DF285F" w:rsidP="00DF285F">
            <w:pPr>
              <w:spacing w:before="40" w:after="40"/>
            </w:pPr>
            <w:r>
              <w:t xml:space="preserve">Confirmed with citizen if they are travelling to another UK port and planned the best route for them to get to Wales  </w:t>
            </w:r>
          </w:p>
          <w:p w14:paraId="625B90B4" w14:textId="77777777" w:rsidR="00DF285F" w:rsidRDefault="00DF285F" w:rsidP="00DF285F">
            <w:pPr>
              <w:spacing w:before="40" w:after="40"/>
            </w:pPr>
            <w:r>
              <w:t xml:space="preserve">Contacted first Arrival hub (if applicable) with details of citizens ETA and instructions of next steps </w:t>
            </w:r>
          </w:p>
          <w:p w14:paraId="625B90B5" w14:textId="77777777" w:rsidR="00DF285F" w:rsidRDefault="00DF285F" w:rsidP="00DF285F">
            <w:pPr>
              <w:spacing w:before="40" w:after="40"/>
            </w:pPr>
            <w:r>
              <w:t xml:space="preserve">Contacted WC to inform of ETA to them </w:t>
            </w:r>
          </w:p>
          <w:p w14:paraId="625B90B6" w14:textId="77777777" w:rsidR="00DF285F" w:rsidRDefault="00DF285F" w:rsidP="00DF285F">
            <w:pPr>
              <w:spacing w:before="40" w:after="40"/>
            </w:pPr>
            <w:r>
              <w:t xml:space="preserve">Confirmed with citizen the planned route and where to go at arrival hub </w:t>
            </w:r>
          </w:p>
          <w:p w14:paraId="625B90B7" w14:textId="77777777" w:rsidR="00DF285F" w:rsidRDefault="00DF285F" w:rsidP="00DF285F">
            <w:pPr>
              <w:spacing w:before="40" w:after="40"/>
            </w:pPr>
            <w:r>
              <w:t xml:space="preserve">Liaised with Arrival Hub and Welcome Centre if any taxi’s need booking  </w:t>
            </w:r>
          </w:p>
          <w:p w14:paraId="625B90B8" w14:textId="77777777" w:rsidR="00DF285F" w:rsidRDefault="00DF285F" w:rsidP="00DF285F">
            <w:pPr>
              <w:spacing w:before="40" w:after="40"/>
            </w:pPr>
            <w:r>
              <w:t xml:space="preserve">Checked in with citizen throughout journey  </w:t>
            </w:r>
          </w:p>
          <w:p w14:paraId="625B90B9" w14:textId="77777777" w:rsidR="00DF285F" w:rsidRDefault="00DF285F" w:rsidP="00DF285F">
            <w:pPr>
              <w:spacing w:before="40" w:after="40"/>
            </w:pPr>
            <w:r>
              <w:t xml:space="preserve">Confirmed citizen has reached Welcome Centre  </w:t>
            </w:r>
          </w:p>
          <w:p w14:paraId="625B90BA" w14:textId="77777777" w:rsidR="00DF285F" w:rsidRDefault="00DF285F" w:rsidP="00DF285F">
            <w:pPr>
              <w:spacing w:before="40" w:after="40"/>
            </w:pPr>
            <w:r>
              <w:t xml:space="preserve"> </w:t>
            </w:r>
          </w:p>
          <w:p w14:paraId="625B90BB" w14:textId="77777777" w:rsidR="00DF285F" w:rsidRDefault="00DF285F" w:rsidP="00DF285F">
            <w:pPr>
              <w:spacing w:before="40" w:after="40"/>
              <w:rPr>
                <w:b/>
              </w:rPr>
            </w:pPr>
            <w:r>
              <w:rPr>
                <w:b/>
              </w:rPr>
              <w:lastRenderedPageBreak/>
              <w:t>Change SS status to SS07 once tracking is completed</w:t>
            </w:r>
          </w:p>
          <w:p w14:paraId="625B90BC" w14:textId="77777777" w:rsidR="00DF285F" w:rsidRDefault="00DF285F" w:rsidP="00DF285F">
            <w:pPr>
              <w:spacing w:before="40" w:after="40"/>
            </w:pPr>
          </w:p>
        </w:tc>
      </w:tr>
    </w:tbl>
    <w:p w14:paraId="625B90BE" w14:textId="77777777" w:rsidR="003C2AE0" w:rsidRDefault="003C2AE0"/>
    <w:p w14:paraId="625B90BF" w14:textId="77777777" w:rsidR="003C2AE0" w:rsidRDefault="003C2AE0">
      <w:pPr>
        <w:spacing w:after="0"/>
      </w:pPr>
    </w:p>
    <w:tbl>
      <w:tblPr>
        <w:tblW w:w="1388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686"/>
        <w:gridCol w:w="2976"/>
        <w:gridCol w:w="2813"/>
        <w:gridCol w:w="2716"/>
        <w:gridCol w:w="2693"/>
      </w:tblGrid>
      <w:tr w:rsidR="003C2AE0" w14:paraId="625B90ED"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0FC473B" w14:textId="77777777" w:rsidR="00C829E3" w:rsidRDefault="00C15C95">
            <w:pPr>
              <w:spacing w:before="40" w:after="40"/>
            </w:pPr>
            <w:r>
              <w:t>SS07</w:t>
            </w:r>
          </w:p>
          <w:p w14:paraId="625B90C0" w14:textId="0F32F561" w:rsidR="003C2AE0" w:rsidRDefault="00C15C95">
            <w:pPr>
              <w:spacing w:before="40" w:after="40"/>
            </w:pPr>
            <w:r>
              <w:t xml:space="preserve">Housed in WC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C1" w14:textId="77777777" w:rsidR="003C2AE0" w:rsidRDefault="00C15C95">
            <w:pPr>
              <w:spacing w:before="40" w:after="40"/>
            </w:pPr>
            <w:r>
              <w:t xml:space="preserve">Applicants have been supported by the Contact Centre to reach their allocated Welcome Centre. The Welcome Centre may need to arrange last step transport to take the new arrival from the nearest transport hub to the centre.  </w:t>
            </w:r>
          </w:p>
          <w:p w14:paraId="625B90C2" w14:textId="3B0D5244" w:rsidR="003C2AE0" w:rsidRDefault="00C15C95">
            <w:pPr>
              <w:spacing w:before="40" w:after="40"/>
            </w:pPr>
            <w:r>
              <w:t xml:space="preserve">At Welcome Centre, new arrivals are allocated a room, have immediate needs met and arrangements are made for local authority services appointments.  </w:t>
            </w:r>
          </w:p>
          <w:p w14:paraId="60F84F62" w14:textId="77777777" w:rsidR="001C7165" w:rsidRDefault="001C7165" w:rsidP="001C7165">
            <w:pPr>
              <w:spacing w:before="40" w:after="40"/>
            </w:pPr>
          </w:p>
          <w:p w14:paraId="64EC3239" w14:textId="18611F3E" w:rsidR="001C7165" w:rsidRDefault="001C7165" w:rsidP="001C7165">
            <w:pPr>
              <w:spacing w:before="40" w:after="40"/>
            </w:pPr>
            <w:r>
              <w:t xml:space="preserve">Once new arrivals have settled into the Welcome Centre, this step ensures </w:t>
            </w:r>
            <w:r>
              <w:lastRenderedPageBreak/>
              <w:t xml:space="preserve">local authority services are notified of a need for support and new arrivals are signposted to national services such as universal credit support.  </w:t>
            </w:r>
          </w:p>
          <w:p w14:paraId="24762EC0" w14:textId="77777777" w:rsidR="001C7165" w:rsidRDefault="001C7165">
            <w:pPr>
              <w:spacing w:before="40" w:after="40"/>
            </w:pPr>
          </w:p>
          <w:p w14:paraId="625B90C3" w14:textId="77777777" w:rsidR="003C2AE0" w:rsidRDefault="003C2AE0">
            <w:pPr>
              <w:spacing w:before="40" w:after="40"/>
            </w:pPr>
          </w:p>
          <w:p w14:paraId="625B90C4" w14:textId="77777777" w:rsidR="003C2AE0" w:rsidRDefault="003C2AE0">
            <w:pPr>
              <w:spacing w:before="40" w:after="40"/>
            </w:pP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C5" w14:textId="77777777" w:rsidR="003C2AE0" w:rsidRDefault="00C15C95">
            <w:pPr>
              <w:spacing w:before="40" w:after="40"/>
            </w:pPr>
            <w:r>
              <w:lastRenderedPageBreak/>
              <w:t xml:space="preserve">Allocate a </w:t>
            </w:r>
            <w:proofErr w:type="gramStart"/>
            <w:r>
              <w:t>room/rooms</w:t>
            </w:r>
            <w:proofErr w:type="gramEnd"/>
            <w:r>
              <w:t xml:space="preserve">.  </w:t>
            </w:r>
          </w:p>
          <w:p w14:paraId="625B90C6" w14:textId="77777777" w:rsidR="003C2AE0" w:rsidRDefault="00C15C95">
            <w:pPr>
              <w:spacing w:before="40" w:after="40"/>
            </w:pPr>
            <w:r>
              <w:t xml:space="preserve"> </w:t>
            </w:r>
          </w:p>
          <w:p w14:paraId="625B90C7" w14:textId="77777777" w:rsidR="003C2AE0" w:rsidRDefault="00C15C95">
            <w:pPr>
              <w:spacing w:before="40" w:after="40"/>
            </w:pPr>
            <w:r>
              <w:t xml:space="preserve">Find new arrivals on system  </w:t>
            </w:r>
          </w:p>
          <w:p w14:paraId="625B90C8" w14:textId="77777777" w:rsidR="003C2AE0" w:rsidRDefault="00C15C95">
            <w:pPr>
              <w:spacing w:before="40" w:after="40"/>
            </w:pPr>
            <w:r>
              <w:t xml:space="preserve"> </w:t>
            </w:r>
          </w:p>
          <w:p w14:paraId="625B90C9" w14:textId="77777777" w:rsidR="003C2AE0" w:rsidRDefault="00C15C95">
            <w:pPr>
              <w:spacing w:before="40" w:after="40"/>
            </w:pPr>
            <w:r>
              <w:t xml:space="preserve">Create a case note to confirmation that arrival checklist is complete.  </w:t>
            </w:r>
          </w:p>
          <w:p w14:paraId="625B90CA" w14:textId="77777777" w:rsidR="003C2AE0" w:rsidRDefault="00C15C95">
            <w:pPr>
              <w:spacing w:before="40" w:after="40"/>
            </w:pPr>
            <w:r>
              <w:t xml:space="preserve"> </w:t>
            </w:r>
          </w:p>
          <w:p w14:paraId="625B90CB" w14:textId="77777777" w:rsidR="003C2AE0" w:rsidRDefault="00C15C95">
            <w:pPr>
              <w:spacing w:before="40" w:after="40"/>
            </w:pPr>
            <w:r>
              <w:t xml:space="preserve">Check housing need is correct on the system </w:t>
            </w:r>
          </w:p>
          <w:p w14:paraId="625B90CC" w14:textId="77777777" w:rsidR="003C2AE0" w:rsidRDefault="00C15C95">
            <w:pPr>
              <w:spacing w:before="40" w:after="40"/>
            </w:pPr>
            <w:r>
              <w:t xml:space="preserve"> </w:t>
            </w:r>
          </w:p>
          <w:p w14:paraId="625B90CD" w14:textId="77777777" w:rsidR="003C2AE0" w:rsidRDefault="00C15C95">
            <w:pPr>
              <w:spacing w:before="40" w:after="40"/>
            </w:pPr>
            <w:r>
              <w:t xml:space="preserve">Create placement record including room number details for new arrival.  </w:t>
            </w:r>
          </w:p>
          <w:p w14:paraId="625B90CE" w14:textId="77777777" w:rsidR="003C2AE0" w:rsidRDefault="00C15C95">
            <w:pPr>
              <w:spacing w:before="40" w:after="40"/>
            </w:pPr>
            <w:r>
              <w:t xml:space="preserve"> </w:t>
            </w:r>
          </w:p>
          <w:p w14:paraId="625B90CF" w14:textId="77777777" w:rsidR="003C2AE0" w:rsidRDefault="00C15C95">
            <w:pPr>
              <w:spacing w:before="40" w:after="40"/>
            </w:pPr>
            <w:r>
              <w:t xml:space="preserve">Create case note for health appointment time, </w:t>
            </w:r>
            <w:proofErr w:type="gramStart"/>
            <w:r>
              <w:t>date</w:t>
            </w:r>
            <w:proofErr w:type="gramEnd"/>
            <w:r>
              <w:t xml:space="preserve"> and location. Add </w:t>
            </w:r>
            <w:r>
              <w:lastRenderedPageBreak/>
              <w:t xml:space="preserve">‘complete’ to case note when appointment has taken place. </w:t>
            </w:r>
          </w:p>
          <w:p w14:paraId="625B90D0" w14:textId="77777777" w:rsidR="003C2AE0" w:rsidRDefault="00C15C95">
            <w:pPr>
              <w:spacing w:before="40" w:after="40"/>
            </w:pPr>
            <w:r>
              <w:t xml:space="preserve"> </w:t>
            </w:r>
          </w:p>
          <w:p w14:paraId="625B90D1" w14:textId="77777777" w:rsidR="003C2AE0" w:rsidRDefault="00C15C95">
            <w:pPr>
              <w:spacing w:before="40" w:after="40"/>
            </w:pPr>
            <w:r>
              <w:t xml:space="preserve">If new SIM card provided, add new contact number to system.   </w:t>
            </w:r>
          </w:p>
          <w:p w14:paraId="625B90D2" w14:textId="77777777" w:rsidR="003C2AE0" w:rsidRDefault="003C2AE0">
            <w:pPr>
              <w:spacing w:before="40" w:after="40"/>
            </w:pPr>
          </w:p>
          <w:p w14:paraId="625B90D3" w14:textId="77777777" w:rsidR="003C2AE0" w:rsidRDefault="003C2AE0">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D4" w14:textId="77777777" w:rsidR="003C2AE0" w:rsidRDefault="00C15C95">
            <w:pPr>
              <w:spacing w:before="40" w:after="40"/>
            </w:pPr>
            <w:r>
              <w:lastRenderedPageBreak/>
              <w:t>Welcome Centre (if have direct access) or LA liaison if direct access isn’t available.</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D5" w14:textId="77777777" w:rsidR="003C2AE0" w:rsidRDefault="00C15C95">
            <w:pPr>
              <w:spacing w:before="40" w:after="40"/>
              <w:rPr>
                <w:b/>
              </w:rPr>
            </w:pPr>
            <w:r>
              <w:rPr>
                <w:b/>
              </w:rPr>
              <w:t xml:space="preserve">Checklist on arrival: </w:t>
            </w:r>
          </w:p>
          <w:p w14:paraId="625B90D6" w14:textId="77777777" w:rsidR="003C2AE0" w:rsidRDefault="00C15C95">
            <w:pPr>
              <w:spacing w:before="40" w:after="40"/>
            </w:pPr>
            <w:r>
              <w:t xml:space="preserve">Meet any immediate needs (medical, essential supplies). If any medical needs, contact healthcare team or 111 if further advice needed. </w:t>
            </w:r>
          </w:p>
          <w:p w14:paraId="625B90D7" w14:textId="77777777" w:rsidR="003C2AE0" w:rsidRDefault="00C15C95">
            <w:pPr>
              <w:spacing w:before="40" w:after="40"/>
            </w:pPr>
            <w:r>
              <w:t xml:space="preserve">Offer Covid test (not compulsory but advised). If positive, alert healthcare worker.  </w:t>
            </w:r>
          </w:p>
          <w:p w14:paraId="625B90D8" w14:textId="77777777" w:rsidR="003C2AE0" w:rsidRDefault="00C15C95">
            <w:pPr>
              <w:spacing w:before="40" w:after="40"/>
            </w:pPr>
            <w:r>
              <w:t xml:space="preserve">Allocate room.  </w:t>
            </w:r>
          </w:p>
          <w:p w14:paraId="625B90D9" w14:textId="77777777" w:rsidR="003C2AE0" w:rsidRDefault="00C15C95">
            <w:pPr>
              <w:spacing w:before="40" w:after="40"/>
            </w:pPr>
            <w:r>
              <w:t xml:space="preserve">Provide a Welcome Centre information pack and tour of facilities. </w:t>
            </w:r>
          </w:p>
          <w:p w14:paraId="625B90DA" w14:textId="77777777" w:rsidR="003C2AE0" w:rsidRDefault="00C15C95">
            <w:pPr>
              <w:spacing w:before="40" w:after="40"/>
            </w:pPr>
            <w:r>
              <w:t xml:space="preserve"> </w:t>
            </w:r>
          </w:p>
          <w:p w14:paraId="1A85C19B" w14:textId="77777777" w:rsidR="001C7165" w:rsidRDefault="001C7165">
            <w:pPr>
              <w:spacing w:before="40" w:after="40"/>
              <w:rPr>
                <w:b/>
              </w:rPr>
            </w:pPr>
          </w:p>
          <w:p w14:paraId="625B90DB" w14:textId="42C1A939" w:rsidR="003C2AE0" w:rsidRDefault="00C15C95">
            <w:pPr>
              <w:spacing w:before="40" w:after="40"/>
              <w:rPr>
                <w:b/>
              </w:rPr>
            </w:pPr>
            <w:r>
              <w:rPr>
                <w:b/>
              </w:rPr>
              <w:lastRenderedPageBreak/>
              <w:t xml:space="preserve">Secondary checklist once rooms allocated: </w:t>
            </w:r>
          </w:p>
          <w:p w14:paraId="625B90DC" w14:textId="77777777" w:rsidR="003C2AE0" w:rsidRDefault="00C15C95">
            <w:pPr>
              <w:spacing w:before="40" w:after="40"/>
            </w:pPr>
            <w:r>
              <w:t xml:space="preserve">Book individual/family health appointment with health team. </w:t>
            </w:r>
          </w:p>
          <w:p w14:paraId="625B90DD" w14:textId="77777777" w:rsidR="003C2AE0" w:rsidRDefault="00C15C95">
            <w:pPr>
              <w:spacing w:before="40" w:after="40"/>
            </w:pPr>
            <w:r>
              <w:t xml:space="preserve">Refer for DWP support. </w:t>
            </w:r>
          </w:p>
          <w:p w14:paraId="625B90DE" w14:textId="77777777" w:rsidR="003C2AE0" w:rsidRDefault="00C15C95">
            <w:pPr>
              <w:spacing w:before="40" w:after="40"/>
            </w:pPr>
            <w:r>
              <w:t xml:space="preserve">Refer to casework team if immediate financial support is required.  </w:t>
            </w:r>
          </w:p>
          <w:p w14:paraId="625B90DF" w14:textId="77777777" w:rsidR="003C2AE0" w:rsidRDefault="00C15C95">
            <w:pPr>
              <w:spacing w:before="40" w:after="40"/>
            </w:pPr>
            <w:r>
              <w:t xml:space="preserve">Offer new mobile SIM card if required.  </w:t>
            </w:r>
          </w:p>
          <w:p w14:paraId="625B90E1" w14:textId="77777777" w:rsidR="003C2AE0" w:rsidRDefault="00C15C95">
            <w:pPr>
              <w:spacing w:before="40" w:after="40"/>
            </w:pPr>
            <w:r>
              <w:t xml:space="preserve">  </w:t>
            </w:r>
          </w:p>
          <w:p w14:paraId="625B90E2" w14:textId="77777777" w:rsidR="003C2AE0" w:rsidRDefault="00C15C95">
            <w:pPr>
              <w:spacing w:before="40" w:after="40"/>
              <w:rPr>
                <w:b/>
              </w:rPr>
            </w:pPr>
            <w:r>
              <w:rPr>
                <w:b/>
              </w:rPr>
              <w:t xml:space="preserve">Final Checklist before status change </w:t>
            </w:r>
          </w:p>
          <w:p w14:paraId="625B90E3" w14:textId="77777777" w:rsidR="003C2AE0" w:rsidRDefault="00C15C95">
            <w:pPr>
              <w:spacing w:before="40" w:after="40"/>
            </w:pPr>
            <w:r>
              <w:t xml:space="preserve">Assistance offered to open a bank account.  </w:t>
            </w:r>
          </w:p>
          <w:p w14:paraId="625B90E4" w14:textId="77777777" w:rsidR="003C2AE0" w:rsidRDefault="00C15C95">
            <w:pPr>
              <w:spacing w:before="40" w:after="40"/>
            </w:pPr>
            <w:r>
              <w:t xml:space="preserve">Offer ESOL language classes. </w:t>
            </w:r>
          </w:p>
          <w:p w14:paraId="625B90E5" w14:textId="77777777" w:rsidR="003C2AE0" w:rsidRDefault="00C15C95">
            <w:pPr>
              <w:spacing w:before="40" w:after="40"/>
            </w:pPr>
            <w:r>
              <w:t xml:space="preserve">Arrange attendance at cultural briefing session.  </w:t>
            </w:r>
          </w:p>
          <w:p w14:paraId="625B90E6" w14:textId="77777777" w:rsidR="003C2AE0" w:rsidRDefault="00C15C95">
            <w:pPr>
              <w:spacing w:before="40" w:after="40"/>
            </w:pPr>
            <w:r>
              <w:t xml:space="preserve">Adults: refer to Working Wales for employment/ training support  </w:t>
            </w:r>
          </w:p>
          <w:p w14:paraId="625B90E7" w14:textId="77777777" w:rsidR="003C2AE0" w:rsidRDefault="00C15C95">
            <w:pPr>
              <w:spacing w:before="40" w:after="40"/>
            </w:pPr>
            <w:r>
              <w:t xml:space="preserve">Children: Arrange immediate education and early years provision </w:t>
            </w:r>
          </w:p>
          <w:p w14:paraId="625B90E8" w14:textId="77777777" w:rsidR="003C2AE0" w:rsidRDefault="00C15C95">
            <w:pPr>
              <w:spacing w:before="40" w:after="40"/>
            </w:pPr>
            <w:r>
              <w:lastRenderedPageBreak/>
              <w:t xml:space="preserve">Signpost to </w:t>
            </w:r>
            <w:proofErr w:type="gramStart"/>
            <w:r>
              <w:t>biometric  data</w:t>
            </w:r>
            <w:proofErr w:type="gramEnd"/>
            <w:r>
              <w:t xml:space="preserve"> registration with Home Office </w:t>
            </w:r>
          </w:p>
          <w:p w14:paraId="625B90E9" w14:textId="77777777" w:rsidR="003C2AE0" w:rsidRDefault="00C15C95">
            <w:pPr>
              <w:spacing w:before="40" w:after="40"/>
            </w:pPr>
            <w:r>
              <w:t xml:space="preserve">Check accommodation needs haven’t changed. </w:t>
            </w:r>
          </w:p>
          <w:p w14:paraId="625B90EA" w14:textId="77777777" w:rsidR="003C2AE0" w:rsidRDefault="00C15C95">
            <w:pPr>
              <w:spacing w:before="40" w:after="40"/>
            </w:pPr>
            <w:r>
              <w:t xml:space="preserve"> </w:t>
            </w:r>
          </w:p>
          <w:p w14:paraId="625B90EB" w14:textId="77777777" w:rsidR="003C2AE0" w:rsidRDefault="00C15C95">
            <w:pPr>
              <w:spacing w:before="40" w:after="40"/>
            </w:pPr>
            <w:r>
              <w:t xml:space="preserve">Can move status from SS07 – SS08: </w:t>
            </w:r>
          </w:p>
          <w:p w14:paraId="625B90EC" w14:textId="77777777" w:rsidR="003C2AE0" w:rsidRDefault="00C15C95">
            <w:pPr>
              <w:spacing w:before="40" w:after="40"/>
            </w:pPr>
            <w:r>
              <w:t xml:space="preserve"> </w:t>
            </w:r>
          </w:p>
        </w:tc>
      </w:tr>
      <w:tr w:rsidR="003C2AE0" w14:paraId="625B90FA"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A4A6DC7" w14:textId="77777777" w:rsidR="00C829E3" w:rsidRDefault="00C15C95">
            <w:pPr>
              <w:spacing w:before="40" w:after="40"/>
            </w:pPr>
            <w:r>
              <w:lastRenderedPageBreak/>
              <w:t>SS08</w:t>
            </w:r>
          </w:p>
          <w:p w14:paraId="625B90EE" w14:textId="62510C1C" w:rsidR="003C2AE0" w:rsidRDefault="00C15C95">
            <w:pPr>
              <w:spacing w:before="40" w:after="40"/>
            </w:pPr>
            <w:r>
              <w:t>In WC ready to be moved on</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2" w14:textId="13A0B9F9" w:rsidR="003C2AE0" w:rsidRDefault="00A96813">
            <w:pPr>
              <w:spacing w:before="40" w:after="40"/>
            </w:pPr>
            <w:r>
              <w:t xml:space="preserve">Once all checks have been completed, the Welcome Centre new arrivals to move into for the duration of their visa, they will leave the welcome centre.  </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3" w14:textId="77777777" w:rsidR="003C2AE0" w:rsidRDefault="00C15C95">
            <w:pPr>
              <w:spacing w:before="40" w:after="40"/>
            </w:pPr>
            <w:r>
              <w:t xml:space="preserve">Create a case note to confirm that the checklist has been offered and add any relevant notes.  </w:t>
            </w:r>
          </w:p>
          <w:p w14:paraId="625B90F4" w14:textId="77777777" w:rsidR="003C2AE0" w:rsidRDefault="00C15C95">
            <w:pPr>
              <w:spacing w:before="40" w:after="40"/>
            </w:pPr>
            <w:r>
              <w:t xml:space="preserve"> </w:t>
            </w:r>
          </w:p>
          <w:p w14:paraId="625B90F5" w14:textId="77777777" w:rsidR="003C2AE0" w:rsidRDefault="00C15C95">
            <w:pPr>
              <w:spacing w:before="40" w:after="40"/>
            </w:pPr>
            <w:r>
              <w:t xml:space="preserve">Change status from SS07 to SS08 once all is complete.  </w:t>
            </w:r>
          </w:p>
          <w:p w14:paraId="625B90F6" w14:textId="77777777" w:rsidR="003C2AE0" w:rsidRDefault="003C2AE0">
            <w:pPr>
              <w:spacing w:before="40" w:after="40"/>
            </w:pPr>
          </w:p>
          <w:p w14:paraId="625B90F7" w14:textId="77777777" w:rsidR="003C2AE0" w:rsidRDefault="003C2AE0">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8" w14:textId="77777777" w:rsidR="003C2AE0" w:rsidRDefault="00C15C95">
            <w:pPr>
              <w:spacing w:before="40" w:after="40"/>
            </w:pPr>
            <w:r>
              <w:t>Local authority</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9" w14:textId="77777777" w:rsidR="003C2AE0" w:rsidRDefault="003C2AE0">
            <w:pPr>
              <w:spacing w:before="40" w:after="40"/>
            </w:pPr>
          </w:p>
        </w:tc>
      </w:tr>
      <w:tr w:rsidR="003C2AE0" w14:paraId="625B9105"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60E2CA5" w14:textId="77777777" w:rsidR="00C829E3" w:rsidRDefault="00C15C95">
            <w:pPr>
              <w:spacing w:before="40" w:after="40"/>
            </w:pPr>
            <w:r>
              <w:t>SS09</w:t>
            </w:r>
          </w:p>
          <w:p w14:paraId="625B90FB" w14:textId="1607D8A0" w:rsidR="003C2AE0" w:rsidRDefault="00C15C95">
            <w:pPr>
              <w:spacing w:before="40" w:after="40"/>
            </w:pPr>
            <w:r>
              <w:t>Move</w:t>
            </w:r>
            <w:r w:rsidR="00B37A9B">
              <w:t xml:space="preserve"> on</w:t>
            </w:r>
            <w:r>
              <w:t xml:space="preserve"> accommodation </w:t>
            </w:r>
            <w:r w:rsidR="00B37A9B">
              <w:t>allocated</w:t>
            </w:r>
          </w:p>
          <w:p w14:paraId="625B90FC" w14:textId="77777777" w:rsidR="003C2AE0" w:rsidRDefault="00C15C95">
            <w:pPr>
              <w:spacing w:before="40" w:after="40"/>
            </w:pPr>
            <w:r>
              <w:t xml:space="preserve">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D" w14:textId="0BDA88C7" w:rsidR="003C2AE0" w:rsidRDefault="000C31C9">
            <w:pPr>
              <w:spacing w:before="40" w:after="40"/>
            </w:pPr>
            <w:r>
              <w:t xml:space="preserve">Permanent accommodation has been identified </w:t>
            </w:r>
            <w:r w:rsidR="0009535E">
              <w:t>and allocated to the family, but the family have not yet moved from the Welcome Centre</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E" w14:textId="34B25B69" w:rsidR="003C2AE0" w:rsidRDefault="008650F9">
            <w:pPr>
              <w:spacing w:before="40" w:after="40"/>
            </w:pPr>
            <w:r>
              <w:t>Link Sponsor record to household</w:t>
            </w:r>
            <w:r w:rsidR="00C15C95">
              <w:t xml:space="preserve"> </w:t>
            </w: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F" w14:textId="77777777" w:rsidR="003C2AE0" w:rsidRDefault="00C15C95">
            <w:pPr>
              <w:spacing w:before="40" w:after="40"/>
            </w:pPr>
            <w:r>
              <w:t>Local authority</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04" w14:textId="364F45F1" w:rsidR="003C2AE0" w:rsidRDefault="003C2AE0" w:rsidP="00841BB9">
            <w:pPr>
              <w:spacing w:before="40" w:after="40"/>
            </w:pPr>
          </w:p>
        </w:tc>
      </w:tr>
      <w:tr w:rsidR="00866F9E" w14:paraId="69099316"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FD260EB" w14:textId="77777777" w:rsidR="00C829E3" w:rsidRDefault="00866F9E">
            <w:pPr>
              <w:spacing w:before="40" w:after="40"/>
            </w:pPr>
            <w:r>
              <w:lastRenderedPageBreak/>
              <w:t xml:space="preserve">SS10 </w:t>
            </w:r>
          </w:p>
          <w:p w14:paraId="7FD7A31E" w14:textId="7A0EAB66" w:rsidR="00866F9E" w:rsidRDefault="00841BB9">
            <w:pPr>
              <w:spacing w:before="40" w:after="40"/>
            </w:pPr>
            <w:r>
              <w:t>Moved On</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E99AE29" w14:textId="7C70B000" w:rsidR="00866F9E" w:rsidRDefault="0009535E">
            <w:pPr>
              <w:spacing w:before="40" w:after="40"/>
            </w:pPr>
            <w:r>
              <w:t>Family have left the Welcome Centre and moved into their</w:t>
            </w:r>
            <w:r w:rsidR="00673130">
              <w:t xml:space="preserve"> accommodation</w:t>
            </w:r>
            <w:r w:rsidR="1976C7B2">
              <w:t xml:space="preserve"> or repatriated to another country / back to the Ukraine</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8BB22E7" w14:textId="0957B1D0" w:rsidR="00866F9E" w:rsidRDefault="00866F9E">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E36C0BF" w14:textId="77777777" w:rsidR="00866F9E" w:rsidRDefault="00866F9E">
            <w:pPr>
              <w:spacing w:before="40" w:after="40"/>
            </w:pP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EBA2074" w14:textId="0BE1E919" w:rsidR="004B7DBA" w:rsidRDefault="004B7DBA" w:rsidP="004B7DBA">
            <w:pPr>
              <w:spacing w:before="40" w:after="0"/>
            </w:pPr>
            <w:r>
              <w:t xml:space="preserve">Close the </w:t>
            </w:r>
            <w:r w:rsidR="00560413">
              <w:t>p</w:t>
            </w:r>
            <w:r>
              <w:t>lacement record for</w:t>
            </w:r>
            <w:r w:rsidR="00560413">
              <w:t xml:space="preserve"> welcome centre</w:t>
            </w:r>
          </w:p>
          <w:p w14:paraId="723B6C67" w14:textId="6F8284FE" w:rsidR="00841BB9" w:rsidRDefault="00560413" w:rsidP="004B7DBA">
            <w:pPr>
              <w:spacing w:before="40" w:after="0"/>
            </w:pPr>
            <w:r>
              <w:t>Open new placement record and record</w:t>
            </w:r>
            <w:r w:rsidR="00841BB9">
              <w:t xml:space="preserve"> details of new address on system. </w:t>
            </w:r>
          </w:p>
          <w:p w14:paraId="6CBAAADE" w14:textId="7D34F5F0" w:rsidR="00841BB9" w:rsidRDefault="00841BB9" w:rsidP="004B7DBA">
            <w:pPr>
              <w:spacing w:after="40"/>
            </w:pPr>
            <w:r>
              <w:t xml:space="preserve">When </w:t>
            </w:r>
            <w:r w:rsidR="00C855FB">
              <w:t>household leave</w:t>
            </w:r>
            <w:r w:rsidR="00EB2C76">
              <w:t xml:space="preserve"> the</w:t>
            </w:r>
            <w:r>
              <w:t xml:space="preserve"> Welcome Centre, change their status to SS</w:t>
            </w:r>
            <w:r w:rsidR="00EB2C76">
              <w:t>10.</w:t>
            </w:r>
            <w:r>
              <w:t xml:space="preserve">  </w:t>
            </w:r>
          </w:p>
          <w:p w14:paraId="2DAF6763" w14:textId="1A1C044F" w:rsidR="3440615F" w:rsidRDefault="3440615F" w:rsidP="2A5EC7DA">
            <w:pPr>
              <w:spacing w:after="40"/>
            </w:pPr>
            <w:r>
              <w:t>Add a status reason (not mandatory)</w:t>
            </w:r>
          </w:p>
          <w:p w14:paraId="158D4E82" w14:textId="77777777" w:rsidR="00866F9E" w:rsidRDefault="00866F9E">
            <w:pPr>
              <w:spacing w:before="40" w:after="40"/>
              <w:rPr>
                <w:b/>
              </w:rPr>
            </w:pPr>
          </w:p>
        </w:tc>
      </w:tr>
    </w:tbl>
    <w:p w14:paraId="625B9106" w14:textId="77777777" w:rsidR="003C2AE0" w:rsidRDefault="003C2AE0">
      <w:pPr>
        <w:spacing w:after="0"/>
        <w:rPr>
          <w:color w:val="666666"/>
          <w:sz w:val="18"/>
          <w:szCs w:val="18"/>
        </w:rPr>
      </w:pPr>
    </w:p>
    <w:p w14:paraId="625B9107" w14:textId="7D085CFB" w:rsidR="003C2AE0" w:rsidRDefault="00C15C95">
      <w:pPr>
        <w:pStyle w:val="Heading2"/>
        <w:pageBreakBefore/>
      </w:pPr>
      <w:bookmarkStart w:id="114" w:name="_Toc200842529"/>
      <w:r>
        <w:lastRenderedPageBreak/>
        <w:t xml:space="preserve">Individual Sponsor </w:t>
      </w:r>
      <w:r w:rsidR="0073793E">
        <w:t>S</w:t>
      </w:r>
      <w:r w:rsidR="00377CCE">
        <w:t>cheme</w:t>
      </w:r>
      <w:r w:rsidR="0073793E">
        <w:t xml:space="preserve"> (Homes for Ukraine)</w:t>
      </w:r>
      <w:bookmarkEnd w:id="114"/>
    </w:p>
    <w:p w14:paraId="625B9109" w14:textId="77777777" w:rsidR="003C2AE0" w:rsidRDefault="00C15C95">
      <w:r>
        <w:t xml:space="preserve">Each step of the process involves checks and updates to the data platform to ensure arrivals from Ukraine are safely guided to accommodation in Wales, through the Individual Sponsor </w:t>
      </w:r>
      <w:commentRangeStart w:id="115"/>
      <w:r>
        <w:t>Scheme</w:t>
      </w:r>
      <w:commentRangeEnd w:id="115"/>
      <w:r w:rsidR="00DB4D93">
        <w:rPr>
          <w:rStyle w:val="CommentReference"/>
        </w:rPr>
        <w:commentReference w:id="115"/>
      </w:r>
      <w:r>
        <w:t>.</w:t>
      </w:r>
    </w:p>
    <w:p w14:paraId="625B910A" w14:textId="0214114A" w:rsidR="003C2AE0" w:rsidRDefault="005C5E8D">
      <w:pPr>
        <w:spacing w:after="0"/>
        <w:jc w:val="center"/>
      </w:pPr>
      <w:r>
        <w:rPr>
          <w:noProof/>
        </w:rPr>
        <w:drawing>
          <wp:inline distT="0" distB="0" distL="0" distR="0" wp14:anchorId="56E7F14A" wp14:editId="545249A2">
            <wp:extent cx="6673788" cy="3695700"/>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133">
                      <a:extLst>
                        <a:ext uri="{28A0092B-C50C-407E-A947-70E740481C1C}">
                          <a14:useLocalDpi xmlns:a14="http://schemas.microsoft.com/office/drawing/2010/main" val="0"/>
                        </a:ext>
                      </a:extLst>
                    </a:blip>
                    <a:stretch>
                      <a:fillRect/>
                    </a:stretch>
                  </pic:blipFill>
                  <pic:spPr>
                    <a:xfrm>
                      <a:off x="0" y="0"/>
                      <a:ext cx="6677599" cy="3697811"/>
                    </a:xfrm>
                    <a:prstGeom prst="rect">
                      <a:avLst/>
                    </a:prstGeom>
                  </pic:spPr>
                </pic:pic>
              </a:graphicData>
            </a:graphic>
          </wp:inline>
        </w:drawing>
      </w:r>
    </w:p>
    <w:p w14:paraId="2E753EB0" w14:textId="78025D25" w:rsidR="005C5E8D" w:rsidRDefault="00C15C95" w:rsidP="51CEF7A5">
      <w:pPr>
        <w:spacing w:after="0"/>
      </w:pPr>
      <w:r>
        <w:t xml:space="preserve"> </w:t>
      </w:r>
    </w:p>
    <w:p w14:paraId="0DBC4D87" w14:textId="77777777" w:rsidR="005C5E8D" w:rsidRDefault="005C5E8D">
      <w:r>
        <w:br w:type="page"/>
      </w:r>
    </w:p>
    <w:p w14:paraId="5B0C0AAC" w14:textId="77777777" w:rsidR="51CEF7A5" w:rsidRDefault="51CEF7A5" w:rsidP="51CEF7A5">
      <w:pPr>
        <w:spacing w:after="0"/>
      </w:pPr>
    </w:p>
    <w:tbl>
      <w:tblPr>
        <w:tblW w:w="13815" w:type="dxa"/>
        <w:tblLayout w:type="fixed"/>
        <w:tblLook w:val="04A0" w:firstRow="1" w:lastRow="0" w:firstColumn="1" w:lastColumn="0" w:noHBand="0" w:noVBand="1"/>
      </w:tblPr>
      <w:tblGrid>
        <w:gridCol w:w="2100"/>
        <w:gridCol w:w="2865"/>
        <w:gridCol w:w="3870"/>
        <w:gridCol w:w="2160"/>
        <w:gridCol w:w="2820"/>
      </w:tblGrid>
      <w:tr w:rsidR="5BC28B8F" w14:paraId="22E14464" w14:textId="77777777" w:rsidTr="71D018AC">
        <w:trPr>
          <w:trHeight w:val="1470"/>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BBDEB45" w14:textId="105A8F5E" w:rsidR="5BC28B8F" w:rsidRDefault="5BC28B8F" w:rsidP="5BC28B8F">
            <w:pPr>
              <w:spacing w:after="0" w:line="240" w:lineRule="auto"/>
              <w:rPr>
                <w:color w:val="000000" w:themeColor="text1"/>
              </w:rPr>
            </w:pPr>
            <w:r w:rsidRPr="5BC28B8F">
              <w:rPr>
                <w:b/>
                <w:bCs/>
                <w:color w:val="000000" w:themeColor="text1"/>
              </w:rPr>
              <w:t>Step of process </w:t>
            </w:r>
            <w:r w:rsidRPr="5BC28B8F">
              <w:rPr>
                <w:color w:val="000000" w:themeColor="text1"/>
              </w:rPr>
              <w:t>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E77DB5" w14:textId="56779706" w:rsidR="5BC28B8F" w:rsidRDefault="5BC28B8F" w:rsidP="5BC28B8F">
            <w:pPr>
              <w:spacing w:after="0" w:line="240" w:lineRule="auto"/>
              <w:rPr>
                <w:color w:val="000000" w:themeColor="text1"/>
              </w:rPr>
            </w:pPr>
            <w:r w:rsidRPr="5BC28B8F">
              <w:rPr>
                <w:b/>
                <w:bCs/>
                <w:color w:val="000000" w:themeColor="text1"/>
              </w:rPr>
              <w:t>What is happening here</w:t>
            </w:r>
            <w:r w:rsidRPr="5BC28B8F">
              <w:rPr>
                <w:color w:val="000000" w:themeColor="text1"/>
              </w:rPr>
              <w:t>  </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167ABE" w14:textId="5BDC42A8" w:rsidR="5BC28B8F" w:rsidRDefault="5BC28B8F" w:rsidP="5BC28B8F">
            <w:pPr>
              <w:spacing w:after="0" w:line="240" w:lineRule="auto"/>
              <w:rPr>
                <w:color w:val="000000" w:themeColor="text1"/>
              </w:rPr>
            </w:pPr>
            <w:r w:rsidRPr="5BC28B8F">
              <w:rPr>
                <w:b/>
                <w:bCs/>
                <w:color w:val="000000" w:themeColor="text1"/>
              </w:rPr>
              <w:t>What needs to take place on data platform?</w:t>
            </w:r>
            <w:r w:rsidRPr="5BC28B8F">
              <w:rPr>
                <w:color w:val="000000" w:themeColor="text1"/>
              </w:rPr>
              <w:t>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FBB60E" w14:textId="7E29642B" w:rsidR="5BC28B8F" w:rsidRDefault="5BC28B8F" w:rsidP="5BC28B8F">
            <w:pPr>
              <w:spacing w:after="0" w:line="240" w:lineRule="auto"/>
              <w:rPr>
                <w:color w:val="000000" w:themeColor="text1"/>
              </w:rPr>
            </w:pPr>
            <w:r w:rsidRPr="5BC28B8F">
              <w:rPr>
                <w:b/>
                <w:bCs/>
                <w:color w:val="000000" w:themeColor="text1"/>
              </w:rPr>
              <w:t>Who is doing something on the data platform to capture this?</w:t>
            </w:r>
            <w:r w:rsidRPr="5BC28B8F">
              <w:rPr>
                <w:color w:val="000000" w:themeColor="text1"/>
              </w:rPr>
              <w:t>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0294178" w14:textId="23E146D2" w:rsidR="5BC28B8F" w:rsidRDefault="5BC28B8F" w:rsidP="5BC28B8F">
            <w:pPr>
              <w:spacing w:after="0" w:line="240" w:lineRule="auto"/>
              <w:rPr>
                <w:color w:val="000000" w:themeColor="text1"/>
              </w:rPr>
            </w:pPr>
            <w:r w:rsidRPr="5BC28B8F">
              <w:rPr>
                <w:b/>
                <w:bCs/>
                <w:color w:val="000000" w:themeColor="text1"/>
              </w:rPr>
              <w:t>Checklist to move to next status </w:t>
            </w:r>
            <w:r w:rsidRPr="5BC28B8F">
              <w:rPr>
                <w:color w:val="000000" w:themeColor="text1"/>
              </w:rPr>
              <w:t>  </w:t>
            </w:r>
          </w:p>
        </w:tc>
      </w:tr>
      <w:tr w:rsidR="5BC28B8F" w14:paraId="71C013B6"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04D43A" w14:textId="77777777" w:rsidR="5BC28B8F" w:rsidRDefault="5BC28B8F" w:rsidP="5BC28B8F">
            <w:pPr>
              <w:spacing w:after="0" w:line="240" w:lineRule="auto"/>
              <w:rPr>
                <w:color w:val="000000" w:themeColor="text1"/>
              </w:rPr>
            </w:pPr>
            <w:r w:rsidRPr="5BC28B8F">
              <w:rPr>
                <w:color w:val="000000" w:themeColor="text1"/>
              </w:rPr>
              <w:t>IS01 </w:t>
            </w:r>
            <w:r>
              <w:br/>
            </w:r>
            <w:r w:rsidRPr="5BC28B8F">
              <w:rPr>
                <w:color w:val="000000" w:themeColor="text1"/>
              </w:rPr>
              <w:t>Visa &amp; Host Approved </w:t>
            </w:r>
          </w:p>
          <w:p w14:paraId="5D1ED3C1" w14:textId="77777777" w:rsidR="0052553D" w:rsidRDefault="0052553D" w:rsidP="5BC28B8F">
            <w:pPr>
              <w:spacing w:after="0" w:line="240" w:lineRule="auto"/>
              <w:rPr>
                <w:color w:val="000000" w:themeColor="text1"/>
              </w:rPr>
            </w:pPr>
          </w:p>
          <w:p w14:paraId="1FF71A36" w14:textId="6A4E68FE" w:rsidR="0052553D" w:rsidRDefault="0052553D" w:rsidP="5BC28B8F">
            <w:pPr>
              <w:spacing w:after="0" w:line="240" w:lineRule="auto"/>
              <w:rPr>
                <w:color w:val="000000" w:themeColor="text1"/>
              </w:rPr>
            </w:pP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EBB04A" w14:textId="77777777" w:rsidR="5BC28B8F" w:rsidRDefault="5BC28B8F" w:rsidP="5BC28B8F">
            <w:pPr>
              <w:spacing w:after="0" w:line="240" w:lineRule="auto"/>
              <w:rPr>
                <w:color w:val="000000" w:themeColor="text1"/>
              </w:rPr>
            </w:pPr>
            <w:r w:rsidRPr="5BC28B8F">
              <w:rPr>
                <w:color w:val="000000" w:themeColor="text1"/>
              </w:rPr>
              <w:t>The applicant has successfully applied for a visa under the Homes for Ukraine scheme and has found their own host.</w:t>
            </w:r>
          </w:p>
          <w:p w14:paraId="4B0B3253" w14:textId="77777777" w:rsidR="00B46B03" w:rsidRDefault="00B46B03" w:rsidP="5BC28B8F">
            <w:pPr>
              <w:spacing w:after="0" w:line="240" w:lineRule="auto"/>
              <w:rPr>
                <w:color w:val="000000" w:themeColor="text1"/>
              </w:rPr>
            </w:pPr>
          </w:p>
          <w:p w14:paraId="078AB809" w14:textId="4C23E97D" w:rsidR="00B46B03" w:rsidRDefault="00B46B03" w:rsidP="5BC28B8F">
            <w:pPr>
              <w:spacing w:after="0" w:line="240" w:lineRule="auto"/>
              <w:rPr>
                <w:color w:val="000000" w:themeColor="text1"/>
              </w:rPr>
            </w:pPr>
            <w:r>
              <w:rPr>
                <w:color w:val="000000" w:themeColor="text1"/>
              </w:rPr>
              <w:t>At this stage</w:t>
            </w:r>
            <w:r w:rsidR="0099272C">
              <w:rPr>
                <w:color w:val="000000" w:themeColor="text1"/>
              </w:rPr>
              <w:t xml:space="preserve">, the Host has </w:t>
            </w:r>
            <w:r w:rsidR="0078526F">
              <w:rPr>
                <w:color w:val="000000" w:themeColor="text1"/>
              </w:rPr>
              <w:t>undergone</w:t>
            </w:r>
            <w:r w:rsidR="0099272C">
              <w:rPr>
                <w:color w:val="000000" w:themeColor="text1"/>
              </w:rPr>
              <w:t xml:space="preserve"> </w:t>
            </w:r>
            <w:r w:rsidR="0078526F">
              <w:rPr>
                <w:color w:val="000000" w:themeColor="text1"/>
              </w:rPr>
              <w:t xml:space="preserve">preliminary checks </w:t>
            </w:r>
            <w:r w:rsidR="0099272C">
              <w:rPr>
                <w:color w:val="000000" w:themeColor="text1"/>
              </w:rPr>
              <w:t xml:space="preserve">approved by Home Office </w:t>
            </w:r>
            <w:r w:rsidR="00F61DF2">
              <w:rPr>
                <w:color w:val="000000" w:themeColor="text1"/>
              </w:rPr>
              <w:t xml:space="preserve">for a visa to be approved. </w:t>
            </w:r>
            <w:r w:rsidR="0078526F">
              <w:rPr>
                <w:color w:val="000000" w:themeColor="text1"/>
              </w:rPr>
              <w:t>F</w:t>
            </w:r>
            <w:r w:rsidR="0099272C">
              <w:rPr>
                <w:color w:val="000000" w:themeColor="text1"/>
              </w:rPr>
              <w:t xml:space="preserve">urther local authority checks may still deem the host as unsuitable. </w:t>
            </w:r>
            <w:r w:rsidR="009B2B42">
              <w:rPr>
                <w:color w:val="000000" w:themeColor="text1"/>
              </w:rPr>
              <w:t xml:space="preserve">Host statuses can be found </w:t>
            </w:r>
            <w:r w:rsidR="00AC56F5">
              <w:rPr>
                <w:color w:val="000000" w:themeColor="text1"/>
              </w:rPr>
              <w:t>below for further reference</w:t>
            </w:r>
          </w:p>
          <w:p w14:paraId="1AEEB3C9" w14:textId="004C3B47" w:rsidR="0099272C" w:rsidRDefault="0099272C" w:rsidP="5BC28B8F">
            <w:pPr>
              <w:spacing w:after="0" w:line="240" w:lineRule="auto"/>
              <w:rPr>
                <w:color w:val="000000" w:themeColor="text1"/>
              </w:rPr>
            </w:pP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AC7B49" w14:textId="33512565" w:rsidR="5BC28B8F" w:rsidRDefault="5BC28B8F" w:rsidP="5BC28B8F">
            <w:pPr>
              <w:spacing w:after="0" w:line="240" w:lineRule="auto"/>
              <w:rPr>
                <w:color w:val="000000" w:themeColor="text1"/>
              </w:rPr>
            </w:pPr>
            <w:r w:rsidRPr="5BC28B8F">
              <w:rPr>
                <w:color w:val="000000" w:themeColor="text1"/>
              </w:rPr>
              <w:t xml:space="preserve">Data provided from UK Government is shared with Welsh Government and added to the system. </w:t>
            </w:r>
          </w:p>
          <w:p w14:paraId="1970EC08" w14:textId="1FCCE874" w:rsidR="5BC28B8F" w:rsidRDefault="5BC28B8F" w:rsidP="5BC28B8F">
            <w:pPr>
              <w:spacing w:after="0" w:line="240" w:lineRule="auto"/>
              <w:rPr>
                <w:color w:val="000000" w:themeColor="text1"/>
              </w:rPr>
            </w:pPr>
          </w:p>
          <w:p w14:paraId="419ADC26" w14:textId="43F0D953" w:rsidR="5BC28B8F" w:rsidRDefault="5BC28B8F" w:rsidP="5BC28B8F">
            <w:pPr>
              <w:spacing w:after="0" w:line="240" w:lineRule="auto"/>
              <w:rPr>
                <w:color w:val="000000" w:themeColor="text1"/>
              </w:rPr>
            </w:pPr>
            <w:r w:rsidRPr="5BC28B8F">
              <w:rPr>
                <w:color w:val="000000" w:themeColor="text1"/>
              </w:rPr>
              <w:t xml:space="preserve">The records of hosts and new arrivals will be linked together on the system. </w:t>
            </w:r>
          </w:p>
          <w:p w14:paraId="234029F4" w14:textId="4CB57387" w:rsidR="5BC28B8F" w:rsidRDefault="5BC28B8F" w:rsidP="5BC28B8F">
            <w:pPr>
              <w:spacing w:after="0" w:line="240" w:lineRule="auto"/>
              <w:rPr>
                <w:color w:val="000000" w:themeColor="text1"/>
                <w:lang w:val="en-US"/>
              </w:rPr>
            </w:pPr>
          </w:p>
          <w:p w14:paraId="7C7C07DE" w14:textId="5780BDF2" w:rsidR="5BC28B8F" w:rsidRDefault="5BC28B8F" w:rsidP="5BC28B8F">
            <w:pPr>
              <w:spacing w:after="0" w:line="240" w:lineRule="auto"/>
              <w:rPr>
                <w:color w:val="000000" w:themeColor="text1"/>
              </w:rPr>
            </w:pPr>
            <w:r w:rsidRPr="5BC28B8F">
              <w:rPr>
                <w:color w:val="000000" w:themeColor="text1"/>
              </w:rPr>
              <w:t xml:space="preserve">Local </w:t>
            </w:r>
            <w:r w:rsidR="00340CD5">
              <w:rPr>
                <w:color w:val="000000" w:themeColor="text1"/>
              </w:rPr>
              <w:t>a</w:t>
            </w:r>
            <w:r w:rsidRPr="5BC28B8F">
              <w:rPr>
                <w:color w:val="000000" w:themeColor="text1"/>
              </w:rPr>
              <w:t xml:space="preserve">uthorities to complete </w:t>
            </w:r>
            <w:r w:rsidR="00E028B3">
              <w:rPr>
                <w:color w:val="000000" w:themeColor="text1"/>
              </w:rPr>
              <w:t xml:space="preserve">supplementary </w:t>
            </w:r>
            <w:r w:rsidRPr="5BC28B8F">
              <w:rPr>
                <w:color w:val="000000" w:themeColor="text1"/>
              </w:rPr>
              <w:t>Property and DBS checks and update case notes and toggle switches as necessary.</w:t>
            </w:r>
            <w:r w:rsidR="00340CD5">
              <w:rPr>
                <w:color w:val="000000" w:themeColor="text1"/>
              </w:rPr>
              <w:t xml:space="preserve">  See HST00</w:t>
            </w:r>
            <w:r w:rsidR="00CB6C6B">
              <w:rPr>
                <w:color w:val="000000" w:themeColor="text1"/>
              </w:rPr>
              <w:t>2.</w:t>
            </w:r>
          </w:p>
          <w:p w14:paraId="7C38C2BA" w14:textId="4DC5E04D" w:rsidR="5BC28B8F" w:rsidRDefault="5BC28B8F" w:rsidP="5BC28B8F">
            <w:pPr>
              <w:spacing w:after="0" w:line="240" w:lineRule="auto"/>
              <w:rPr>
                <w:color w:val="000000" w:themeColor="text1"/>
                <w:lang w:val="en-US"/>
              </w:rPr>
            </w:pP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1074A1" w14:textId="70DB9B28" w:rsidR="5BC28B8F" w:rsidRDefault="5BC28B8F" w:rsidP="5BC28B8F">
            <w:pPr>
              <w:spacing w:after="0" w:line="240" w:lineRule="auto"/>
              <w:rPr>
                <w:color w:val="000000" w:themeColor="text1"/>
              </w:rPr>
            </w:pPr>
            <w:r w:rsidRPr="5BC28B8F">
              <w:rPr>
                <w:color w:val="000000" w:themeColor="text1"/>
              </w:rPr>
              <w:t>Welsh Government</w:t>
            </w:r>
          </w:p>
          <w:p w14:paraId="05138A28" w14:textId="1ACF82B7" w:rsidR="5BC28B8F" w:rsidRDefault="5BC28B8F" w:rsidP="5BC28B8F">
            <w:pPr>
              <w:spacing w:after="0" w:line="240" w:lineRule="auto"/>
              <w:rPr>
                <w:color w:val="000000" w:themeColor="text1"/>
                <w:lang w:val="en-US"/>
              </w:rPr>
            </w:pPr>
          </w:p>
          <w:p w14:paraId="13E73642" w14:textId="4227A0C5" w:rsidR="5BC28B8F" w:rsidRDefault="5BC28B8F" w:rsidP="5BC28B8F">
            <w:pPr>
              <w:spacing w:after="0" w:line="240" w:lineRule="auto"/>
              <w:rPr>
                <w:color w:val="000000" w:themeColor="text1"/>
                <w:lang w:val="en-US"/>
              </w:rPr>
            </w:pPr>
            <w:r w:rsidRPr="5BC28B8F">
              <w:rPr>
                <w:color w:val="000000" w:themeColor="text1"/>
              </w:rPr>
              <w:t>Local authority</w:t>
            </w:r>
          </w:p>
          <w:p w14:paraId="1703C810" w14:textId="5D613ADA" w:rsidR="5BC28B8F" w:rsidRDefault="5BC28B8F" w:rsidP="5BC28B8F">
            <w:pPr>
              <w:spacing w:after="0" w:line="240" w:lineRule="auto"/>
              <w:rPr>
                <w:color w:val="000000" w:themeColor="text1"/>
                <w:lang w:val="en-US"/>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E5B3EB" w14:textId="73422D4F" w:rsidR="5BC28B8F" w:rsidRDefault="5BC28B8F" w:rsidP="5BC28B8F">
            <w:pPr>
              <w:spacing w:after="0" w:line="240" w:lineRule="auto"/>
              <w:rPr>
                <w:color w:val="000000" w:themeColor="text1"/>
              </w:rPr>
            </w:pPr>
            <w:r w:rsidRPr="5BC28B8F">
              <w:rPr>
                <w:color w:val="000000" w:themeColor="text1"/>
              </w:rPr>
              <w:t> </w:t>
            </w:r>
          </w:p>
        </w:tc>
      </w:tr>
      <w:tr w:rsidR="5BC28B8F" w14:paraId="0F1C13B9"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67B9E3" w14:textId="661CD127" w:rsidR="5BC28B8F" w:rsidRDefault="5BC28B8F" w:rsidP="5BC28B8F">
            <w:pPr>
              <w:spacing w:after="0" w:line="240" w:lineRule="auto"/>
              <w:rPr>
                <w:color w:val="000000" w:themeColor="text1"/>
              </w:rPr>
            </w:pPr>
            <w:r w:rsidRPr="5BC28B8F">
              <w:rPr>
                <w:color w:val="000000" w:themeColor="text1"/>
              </w:rPr>
              <w:t>IS02 </w:t>
            </w:r>
            <w:r>
              <w:br/>
            </w:r>
            <w:r w:rsidRPr="5BC28B8F">
              <w:rPr>
                <w:color w:val="000000" w:themeColor="text1"/>
              </w:rPr>
              <w:t>Placed with host family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75928A" w14:textId="76FF1F7C" w:rsidR="5BC28B8F" w:rsidRDefault="5BC28B8F" w:rsidP="5BC28B8F">
            <w:pPr>
              <w:spacing w:after="0" w:line="240" w:lineRule="auto"/>
              <w:rPr>
                <w:color w:val="000000" w:themeColor="text1"/>
              </w:rPr>
            </w:pPr>
            <w:r w:rsidRPr="5BC28B8F">
              <w:rPr>
                <w:color w:val="000000" w:themeColor="text1"/>
              </w:rPr>
              <w:t xml:space="preserve">The host/sponsor has </w:t>
            </w:r>
            <w:proofErr w:type="gramStart"/>
            <w:r w:rsidRPr="5BC28B8F">
              <w:rPr>
                <w:color w:val="000000" w:themeColor="text1"/>
              </w:rPr>
              <w:t>made arrangements</w:t>
            </w:r>
            <w:proofErr w:type="gramEnd"/>
            <w:r w:rsidRPr="5BC28B8F">
              <w:rPr>
                <w:color w:val="000000" w:themeColor="text1"/>
              </w:rPr>
              <w:t xml:space="preserve"> for the applicant to travel to their </w:t>
            </w:r>
            <w:r w:rsidR="00E075C2">
              <w:rPr>
                <w:color w:val="000000" w:themeColor="text1"/>
              </w:rPr>
              <w:t xml:space="preserve">initial </w:t>
            </w:r>
            <w:r w:rsidRPr="5BC28B8F">
              <w:rPr>
                <w:color w:val="000000" w:themeColor="text1"/>
              </w:rPr>
              <w:t xml:space="preserve">home. </w:t>
            </w:r>
          </w:p>
          <w:p w14:paraId="013C0D7E" w14:textId="342730CC" w:rsidR="5BC28B8F" w:rsidRDefault="5BC28B8F" w:rsidP="5BC28B8F">
            <w:pPr>
              <w:spacing w:after="0" w:line="240" w:lineRule="auto"/>
              <w:rPr>
                <w:color w:val="000000" w:themeColor="text1"/>
              </w:rPr>
            </w:pPr>
          </w:p>
          <w:p w14:paraId="261CB509" w14:textId="0E40BFCC" w:rsidR="5BC28B8F" w:rsidRDefault="5BC28B8F" w:rsidP="5BC28B8F">
            <w:pPr>
              <w:spacing w:after="0" w:line="240" w:lineRule="auto"/>
              <w:rPr>
                <w:color w:val="000000" w:themeColor="text1"/>
              </w:rPr>
            </w:pPr>
            <w:r w:rsidRPr="5BC28B8F">
              <w:rPr>
                <w:color w:val="000000" w:themeColor="text1"/>
              </w:rPr>
              <w:lastRenderedPageBreak/>
              <w:t>A welfare visit should be arranged to check the new arrival has settled with any support needs identified.</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F8A1A9F" w14:textId="080AD2FB" w:rsidR="5BC28B8F" w:rsidRDefault="5BC28B8F" w:rsidP="5BC28B8F">
            <w:pPr>
              <w:spacing w:after="0" w:line="240" w:lineRule="auto"/>
              <w:rPr>
                <w:color w:val="000000" w:themeColor="text1"/>
              </w:rPr>
            </w:pPr>
            <w:r w:rsidRPr="5BC28B8F">
              <w:rPr>
                <w:color w:val="000000" w:themeColor="text1"/>
              </w:rPr>
              <w:lastRenderedPageBreak/>
              <w:t>Open a new placement tracking to capture the details of when the new hosting arrangement began.</w:t>
            </w:r>
          </w:p>
          <w:p w14:paraId="1A47F9E7" w14:textId="1AB1F5B4" w:rsidR="5BC28B8F" w:rsidRDefault="5BC28B8F" w:rsidP="5BC28B8F">
            <w:pPr>
              <w:spacing w:after="0" w:line="240" w:lineRule="auto"/>
              <w:rPr>
                <w:color w:val="000000" w:themeColor="text1"/>
              </w:rPr>
            </w:pPr>
          </w:p>
          <w:p w14:paraId="5D458025" w14:textId="75958ACF" w:rsidR="5BC28B8F" w:rsidRDefault="5BC28B8F" w:rsidP="5BC28B8F">
            <w:pPr>
              <w:spacing w:after="0" w:line="240" w:lineRule="auto"/>
              <w:rPr>
                <w:color w:val="000000" w:themeColor="text1"/>
              </w:rPr>
            </w:pPr>
            <w:r w:rsidRPr="5BC28B8F">
              <w:rPr>
                <w:color w:val="000000" w:themeColor="text1"/>
              </w:rPr>
              <w:lastRenderedPageBreak/>
              <w:t xml:space="preserve">Create a case note to capture that a welfare visit has been made. </w:t>
            </w:r>
          </w:p>
          <w:p w14:paraId="61E4D986" w14:textId="5A25E75A" w:rsidR="5BC28B8F" w:rsidRDefault="5BC28B8F" w:rsidP="5BC28B8F">
            <w:pPr>
              <w:spacing w:after="0" w:line="240" w:lineRule="auto"/>
              <w:rPr>
                <w:color w:val="000000" w:themeColor="text1"/>
              </w:rPr>
            </w:pPr>
            <w:r w:rsidRPr="5BC28B8F">
              <w:rPr>
                <w:color w:val="000000" w:themeColor="text1"/>
              </w:rPr>
              <w:t xml:space="preserve">To commence financial support, record on system the day of month for payments run/ payment eligible date. </w:t>
            </w:r>
          </w:p>
          <w:p w14:paraId="60669653" w14:textId="7E2E2799" w:rsidR="5BC28B8F" w:rsidRDefault="5BC28B8F" w:rsidP="5BC28B8F">
            <w:pPr>
              <w:spacing w:after="0" w:line="240" w:lineRule="auto"/>
              <w:rPr>
                <w:color w:val="000000" w:themeColor="text1"/>
              </w:rPr>
            </w:pPr>
          </w:p>
          <w:p w14:paraId="766B15DC" w14:textId="24C63E78" w:rsidR="5BC28B8F" w:rsidRDefault="5BC28B8F" w:rsidP="5BC28B8F">
            <w:pPr>
              <w:spacing w:after="0" w:line="240" w:lineRule="auto"/>
              <w:rPr>
                <w:color w:val="000000" w:themeColor="text1"/>
              </w:rPr>
            </w:pPr>
            <w:r w:rsidRPr="5BC28B8F">
              <w:rPr>
                <w:color w:val="000000" w:themeColor="text1"/>
              </w:rPr>
              <w:t xml:space="preserve">Update </w:t>
            </w:r>
            <w:proofErr w:type="gramStart"/>
            <w:r w:rsidRPr="5BC28B8F">
              <w:rPr>
                <w:color w:val="000000" w:themeColor="text1"/>
              </w:rPr>
              <w:t>applicant</w:t>
            </w:r>
            <w:proofErr w:type="gramEnd"/>
            <w:r w:rsidRPr="5BC28B8F">
              <w:rPr>
                <w:color w:val="000000" w:themeColor="text1"/>
              </w:rPr>
              <w:t xml:space="preserve"> check “Emergency Paid Issued” and add a case note with details</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E6A584" w14:textId="64A94D27" w:rsidR="5BC28B8F" w:rsidRDefault="5BC28B8F" w:rsidP="5BC28B8F">
            <w:pPr>
              <w:spacing w:after="0" w:line="240" w:lineRule="auto"/>
              <w:rPr>
                <w:color w:val="000000" w:themeColor="text1"/>
              </w:rPr>
            </w:pPr>
            <w:r w:rsidRPr="5BC28B8F">
              <w:rPr>
                <w:color w:val="000000" w:themeColor="text1"/>
              </w:rPr>
              <w:lastRenderedPageBreak/>
              <w:t>  Local authority</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B186E06" w14:textId="79270E01" w:rsidR="5BC28B8F" w:rsidRDefault="5BC28B8F" w:rsidP="5BC28B8F">
            <w:pPr>
              <w:spacing w:after="0" w:line="240" w:lineRule="auto"/>
              <w:rPr>
                <w:color w:val="000000" w:themeColor="text1"/>
              </w:rPr>
            </w:pPr>
            <w:r w:rsidRPr="5BC28B8F">
              <w:rPr>
                <w:color w:val="000000" w:themeColor="text1"/>
              </w:rPr>
              <w:t xml:space="preserve">Change status from IS01-IS02 when the sponsor contacts local authority to notify them of applicant’s arrival. </w:t>
            </w:r>
          </w:p>
          <w:p w14:paraId="740773EF" w14:textId="52C09059" w:rsidR="5BC28B8F" w:rsidRDefault="5BC28B8F" w:rsidP="5BC28B8F">
            <w:pPr>
              <w:spacing w:after="0" w:line="240" w:lineRule="auto"/>
              <w:rPr>
                <w:color w:val="000000" w:themeColor="text1"/>
              </w:rPr>
            </w:pPr>
          </w:p>
          <w:p w14:paraId="73218D3F" w14:textId="01AC0BE8" w:rsidR="5BC28B8F" w:rsidRDefault="5BC28B8F" w:rsidP="5BC28B8F">
            <w:pPr>
              <w:spacing w:after="0" w:line="240" w:lineRule="auto"/>
              <w:rPr>
                <w:color w:val="000000" w:themeColor="text1"/>
              </w:rPr>
            </w:pPr>
            <w:r w:rsidRPr="5BC28B8F">
              <w:rPr>
                <w:color w:val="000000" w:themeColor="text1"/>
              </w:rPr>
              <w:t xml:space="preserve">It is anticipated that this status will remain in place unless there is a reason to end the placement. </w:t>
            </w:r>
          </w:p>
          <w:p w14:paraId="1B319411" w14:textId="27FDD347" w:rsidR="5BC28B8F" w:rsidRDefault="5BC28B8F" w:rsidP="5BC28B8F">
            <w:pPr>
              <w:spacing w:after="0" w:line="240" w:lineRule="auto"/>
              <w:rPr>
                <w:color w:val="000000" w:themeColor="text1"/>
                <w:lang w:val="en-US"/>
              </w:rPr>
            </w:pPr>
          </w:p>
          <w:p w14:paraId="7ED5CB39" w14:textId="65155CEF" w:rsidR="5BC28B8F" w:rsidRDefault="5BC28B8F" w:rsidP="5BC28B8F">
            <w:pPr>
              <w:spacing w:after="0" w:line="240" w:lineRule="auto"/>
              <w:rPr>
                <w:color w:val="000000" w:themeColor="text1"/>
                <w:lang w:val="en-US"/>
              </w:rPr>
            </w:pPr>
          </w:p>
        </w:tc>
      </w:tr>
      <w:tr w:rsidR="5BC28B8F" w14:paraId="68A0162D"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36A575" w14:textId="10A6687F" w:rsidR="5BC28B8F" w:rsidRDefault="5BC28B8F" w:rsidP="5BC28B8F">
            <w:pPr>
              <w:spacing w:after="0" w:line="240" w:lineRule="auto"/>
              <w:rPr>
                <w:color w:val="000000" w:themeColor="text1"/>
              </w:rPr>
            </w:pPr>
            <w:r w:rsidRPr="5BC28B8F">
              <w:rPr>
                <w:color w:val="000000" w:themeColor="text1"/>
              </w:rPr>
              <w:lastRenderedPageBreak/>
              <w:t>IS03 </w:t>
            </w:r>
            <w:r>
              <w:br/>
            </w:r>
            <w:r w:rsidRPr="5BC28B8F">
              <w:rPr>
                <w:color w:val="000000" w:themeColor="text1"/>
              </w:rPr>
              <w:t>Moved to Accommodation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51CD1E" w14:textId="5BB90220" w:rsidR="00FD7A58" w:rsidRDefault="00A10CBB" w:rsidP="5BC28B8F">
            <w:pPr>
              <w:spacing w:after="0" w:line="240" w:lineRule="auto"/>
              <w:rPr>
                <w:color w:val="000000" w:themeColor="text1"/>
              </w:rPr>
            </w:pPr>
            <w:r>
              <w:rPr>
                <w:color w:val="000000" w:themeColor="text1"/>
              </w:rPr>
              <w:t xml:space="preserve">This </w:t>
            </w:r>
            <w:r w:rsidR="0084221A">
              <w:rPr>
                <w:color w:val="000000" w:themeColor="text1"/>
              </w:rPr>
              <w:t xml:space="preserve">is a temporary </w:t>
            </w:r>
            <w:r>
              <w:rPr>
                <w:color w:val="000000" w:themeColor="text1"/>
              </w:rPr>
              <w:t>journey status</w:t>
            </w:r>
            <w:r w:rsidR="0084221A">
              <w:rPr>
                <w:color w:val="000000" w:themeColor="text1"/>
              </w:rPr>
              <w:t>,</w:t>
            </w:r>
            <w:r>
              <w:rPr>
                <w:color w:val="000000" w:themeColor="text1"/>
              </w:rPr>
              <w:t xml:space="preserve"> used </w:t>
            </w:r>
            <w:r w:rsidR="009A0E91">
              <w:rPr>
                <w:color w:val="000000" w:themeColor="text1"/>
              </w:rPr>
              <w:t xml:space="preserve">in instances where an applicant is </w:t>
            </w:r>
            <w:r w:rsidR="00203D35">
              <w:rPr>
                <w:color w:val="000000" w:themeColor="text1"/>
              </w:rPr>
              <w:t>moved to</w:t>
            </w:r>
            <w:r w:rsidR="00775BE0">
              <w:rPr>
                <w:color w:val="000000" w:themeColor="text1"/>
              </w:rPr>
              <w:t xml:space="preserve"> accommodation </w:t>
            </w:r>
            <w:r w:rsidR="00613D8E">
              <w:rPr>
                <w:color w:val="000000" w:themeColor="text1"/>
              </w:rPr>
              <w:t xml:space="preserve">that is </w:t>
            </w:r>
            <w:r w:rsidR="00FD7A58">
              <w:rPr>
                <w:color w:val="000000" w:themeColor="text1"/>
              </w:rPr>
              <w:t>not provided by their original host/sponsor.</w:t>
            </w:r>
          </w:p>
          <w:p w14:paraId="459FD43C" w14:textId="77777777" w:rsidR="00FD7A58" w:rsidRDefault="00FD7A58" w:rsidP="5BC28B8F">
            <w:pPr>
              <w:spacing w:after="0" w:line="240" w:lineRule="auto"/>
              <w:rPr>
                <w:color w:val="000000" w:themeColor="text1"/>
              </w:rPr>
            </w:pPr>
          </w:p>
          <w:p w14:paraId="35943E80" w14:textId="7EAF881D" w:rsidR="5BC28B8F" w:rsidRDefault="00E83C53" w:rsidP="5BC28B8F">
            <w:pPr>
              <w:spacing w:after="0" w:line="240" w:lineRule="auto"/>
              <w:rPr>
                <w:color w:val="000000" w:themeColor="text1"/>
              </w:rPr>
            </w:pPr>
            <w:r>
              <w:rPr>
                <w:color w:val="000000" w:themeColor="text1"/>
              </w:rPr>
              <w:t>This may happen when</w:t>
            </w:r>
            <w:r w:rsidR="00547AFE">
              <w:rPr>
                <w:color w:val="000000" w:themeColor="text1"/>
              </w:rPr>
              <w:t xml:space="preserve"> </w:t>
            </w:r>
            <w:r w:rsidR="5BC28B8F" w:rsidRPr="5BC28B8F">
              <w:rPr>
                <w:color w:val="000000" w:themeColor="text1"/>
              </w:rPr>
              <w:t>the duration of</w:t>
            </w:r>
            <w:r w:rsidR="00547AFE">
              <w:rPr>
                <w:color w:val="000000" w:themeColor="text1"/>
              </w:rPr>
              <w:t xml:space="preserve"> an</w:t>
            </w:r>
            <w:r w:rsidR="5BC28B8F" w:rsidRPr="5BC28B8F">
              <w:rPr>
                <w:color w:val="000000" w:themeColor="text1"/>
              </w:rPr>
              <w:t xml:space="preserve"> offer comes to an end or if the relationship between the host/sponsor has broken down</w:t>
            </w:r>
            <w:r w:rsidR="00AA662C">
              <w:rPr>
                <w:color w:val="000000" w:themeColor="text1"/>
              </w:rPr>
              <w:t>.</w:t>
            </w:r>
            <w:r w:rsidR="00203D35">
              <w:rPr>
                <w:color w:val="000000" w:themeColor="text1"/>
              </w:rPr>
              <w:t xml:space="preserve"> </w:t>
            </w:r>
            <w:r w:rsidR="78A4C908" w:rsidRPr="3819DF48">
              <w:rPr>
                <w:color w:val="000000" w:themeColor="text1"/>
              </w:rPr>
              <w:t>They may also</w:t>
            </w:r>
            <w:r w:rsidR="00203D35">
              <w:rPr>
                <w:color w:val="000000" w:themeColor="text1"/>
              </w:rPr>
              <w:t xml:space="preserve"> wish to move to join other family members housed elsewhere.</w:t>
            </w:r>
          </w:p>
          <w:p w14:paraId="267357F6" w14:textId="14827FF6" w:rsidR="5BC28B8F" w:rsidRDefault="5BC28B8F" w:rsidP="5BC28B8F">
            <w:pPr>
              <w:spacing w:after="0" w:line="240" w:lineRule="auto"/>
              <w:rPr>
                <w:color w:val="000000" w:themeColor="text1"/>
              </w:rPr>
            </w:pPr>
          </w:p>
          <w:p w14:paraId="3E698154" w14:textId="104162D4" w:rsidR="003D3921" w:rsidRDefault="003D3921" w:rsidP="5BC28B8F">
            <w:pPr>
              <w:spacing w:after="0" w:line="240" w:lineRule="auto"/>
              <w:rPr>
                <w:color w:val="000000" w:themeColor="text1"/>
              </w:rPr>
            </w:pP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EBBBB8" w14:textId="77777777" w:rsidR="00357D4B" w:rsidRDefault="00357D4B" w:rsidP="00357D4B">
            <w:pPr>
              <w:spacing w:after="0" w:line="240" w:lineRule="auto"/>
              <w:rPr>
                <w:color w:val="000000" w:themeColor="text1"/>
              </w:rPr>
            </w:pPr>
            <w:r>
              <w:rPr>
                <w:color w:val="000000" w:themeColor="text1"/>
              </w:rPr>
              <w:t xml:space="preserve">Once </w:t>
            </w:r>
            <w:r w:rsidRPr="5BC28B8F">
              <w:rPr>
                <w:color w:val="000000" w:themeColor="text1"/>
              </w:rPr>
              <w:t>a new host has been found, commence DBS and safeguarding checks on the host and anyone living in the host property. Also undertake a property assessment</w:t>
            </w:r>
            <w:r>
              <w:rPr>
                <w:color w:val="000000" w:themeColor="text1"/>
              </w:rPr>
              <w:t>.</w:t>
            </w:r>
          </w:p>
          <w:p w14:paraId="683F20A8" w14:textId="77777777" w:rsidR="00357D4B" w:rsidRDefault="00357D4B" w:rsidP="00357D4B">
            <w:pPr>
              <w:spacing w:after="0" w:line="240" w:lineRule="auto"/>
              <w:rPr>
                <w:color w:val="000000" w:themeColor="text1"/>
              </w:rPr>
            </w:pPr>
          </w:p>
          <w:p w14:paraId="5E587AFC" w14:textId="5CB3E72C" w:rsidR="00357D4B" w:rsidRDefault="00357D4B" w:rsidP="00357D4B">
            <w:pPr>
              <w:spacing w:after="0" w:line="240" w:lineRule="auto"/>
              <w:rPr>
                <w:color w:val="000000" w:themeColor="text1"/>
              </w:rPr>
            </w:pPr>
            <w:r>
              <w:rPr>
                <w:color w:val="000000" w:themeColor="text1"/>
              </w:rPr>
              <w:t>Update Case</w:t>
            </w:r>
            <w:r w:rsidR="003162D1">
              <w:rPr>
                <w:color w:val="000000" w:themeColor="text1"/>
              </w:rPr>
              <w:t xml:space="preserve"> n</w:t>
            </w:r>
            <w:r>
              <w:rPr>
                <w:color w:val="000000" w:themeColor="text1"/>
              </w:rPr>
              <w:t>otes and toggle switches as appropriate.</w:t>
            </w:r>
          </w:p>
          <w:p w14:paraId="345DE649" w14:textId="3301925B" w:rsidR="00357D4B" w:rsidRDefault="00357D4B" w:rsidP="00357D4B">
            <w:pPr>
              <w:spacing w:after="0" w:line="240" w:lineRule="auto"/>
              <w:rPr>
                <w:color w:val="000000" w:themeColor="text1"/>
              </w:rPr>
            </w:pPr>
            <w:r w:rsidRPr="5BC28B8F">
              <w:rPr>
                <w:color w:val="000000" w:themeColor="text1"/>
              </w:rPr>
              <w:t xml:space="preserve"> </w:t>
            </w:r>
          </w:p>
          <w:p w14:paraId="1EDDC1D2" w14:textId="37790F92" w:rsidR="5BC28B8F" w:rsidRDefault="5BC28B8F" w:rsidP="5BC28B8F">
            <w:pPr>
              <w:spacing w:after="0" w:line="240" w:lineRule="auto"/>
              <w:rPr>
                <w:color w:val="000000" w:themeColor="text1"/>
              </w:rPr>
            </w:pPr>
            <w:r w:rsidRPr="5BC28B8F">
              <w:rPr>
                <w:color w:val="000000" w:themeColor="text1"/>
              </w:rPr>
              <w:t xml:space="preserve">Close the placement tracking with the original host and note the reason for the placement ending. </w:t>
            </w:r>
          </w:p>
          <w:p w14:paraId="2B286005" w14:textId="2D90AB0E" w:rsidR="5BC28B8F" w:rsidRDefault="5BC28B8F" w:rsidP="5BC28B8F">
            <w:pPr>
              <w:spacing w:after="0" w:line="240" w:lineRule="auto"/>
              <w:rPr>
                <w:color w:val="000000" w:themeColor="text1"/>
              </w:rPr>
            </w:pPr>
          </w:p>
          <w:p w14:paraId="661F6C3E" w14:textId="63904355" w:rsidR="5BC28B8F" w:rsidRDefault="5BC28B8F" w:rsidP="5BC28B8F">
            <w:pPr>
              <w:spacing w:after="0" w:line="240" w:lineRule="auto"/>
              <w:rPr>
                <w:color w:val="000000" w:themeColor="text1"/>
              </w:rPr>
            </w:pPr>
            <w:r w:rsidRPr="5BC28B8F">
              <w:rPr>
                <w:color w:val="000000" w:themeColor="text1"/>
              </w:rPr>
              <w:t xml:space="preserve">Open a new placement tracking with the details of their new </w:t>
            </w:r>
            <w:r w:rsidR="00BA382A">
              <w:rPr>
                <w:color w:val="000000" w:themeColor="text1"/>
              </w:rPr>
              <w:t>placement</w:t>
            </w:r>
            <w:r w:rsidR="006D4813">
              <w:rPr>
                <w:color w:val="000000" w:themeColor="text1"/>
              </w:rPr>
              <w:t xml:space="preserve"> and linking them to their new host.</w:t>
            </w:r>
          </w:p>
          <w:p w14:paraId="35608DDB" w14:textId="77777777" w:rsidR="002030F6" w:rsidRDefault="002030F6" w:rsidP="5BC28B8F">
            <w:pPr>
              <w:spacing w:after="0" w:line="240" w:lineRule="auto"/>
              <w:rPr>
                <w:color w:val="000000" w:themeColor="text1"/>
              </w:rPr>
            </w:pPr>
          </w:p>
          <w:p w14:paraId="51FB8FF6" w14:textId="28E3C64A" w:rsidR="002030F6" w:rsidRDefault="002030F6" w:rsidP="5BC28B8F">
            <w:pPr>
              <w:spacing w:after="0" w:line="240" w:lineRule="auto"/>
              <w:rPr>
                <w:color w:val="000000" w:themeColor="text1"/>
              </w:rPr>
            </w:pPr>
            <w:r>
              <w:rPr>
                <w:color w:val="000000" w:themeColor="text1"/>
              </w:rPr>
              <w:t>Change status to IS03 during that process</w:t>
            </w:r>
            <w:r w:rsidR="00FF1271">
              <w:rPr>
                <w:color w:val="000000" w:themeColor="text1"/>
              </w:rPr>
              <w:t xml:space="preserve">.  Once individual has </w:t>
            </w:r>
            <w:r w:rsidR="00FF1271">
              <w:rPr>
                <w:color w:val="000000" w:themeColor="text1"/>
              </w:rPr>
              <w:lastRenderedPageBreak/>
              <w:t xml:space="preserve">moved into the new </w:t>
            </w:r>
            <w:r w:rsidR="005C67C9">
              <w:rPr>
                <w:color w:val="000000" w:themeColor="text1"/>
              </w:rPr>
              <w:t>placement</w:t>
            </w:r>
            <w:r w:rsidR="00FF1271">
              <w:rPr>
                <w:color w:val="000000" w:themeColor="text1"/>
              </w:rPr>
              <w:t>, change status back to IS02.</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5769B3" w14:textId="640B01C5" w:rsidR="5BC28B8F" w:rsidRDefault="5BC28B8F" w:rsidP="5BC28B8F">
            <w:pPr>
              <w:spacing w:after="0" w:line="240" w:lineRule="auto"/>
              <w:rPr>
                <w:color w:val="000000" w:themeColor="text1"/>
              </w:rPr>
            </w:pPr>
            <w:r w:rsidRPr="5BC28B8F">
              <w:rPr>
                <w:color w:val="000000" w:themeColor="text1"/>
              </w:rPr>
              <w:lastRenderedPageBreak/>
              <w:t>Local authority</w:t>
            </w:r>
          </w:p>
          <w:p w14:paraId="5A9CC576" w14:textId="49E673CE" w:rsidR="5BC28B8F" w:rsidRDefault="5BC28B8F" w:rsidP="5BC28B8F">
            <w:pPr>
              <w:spacing w:after="0" w:line="240" w:lineRule="auto"/>
              <w:rPr>
                <w:color w:val="000000" w:themeColor="text1"/>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479CF5" w14:textId="7BF67B6E" w:rsidR="5BC28B8F" w:rsidRDefault="5BC28B8F" w:rsidP="5BC28B8F">
            <w:pPr>
              <w:spacing w:after="0" w:line="240" w:lineRule="auto"/>
              <w:rPr>
                <w:color w:val="000000" w:themeColor="text1"/>
              </w:rPr>
            </w:pPr>
            <w:r w:rsidRPr="5BC28B8F">
              <w:rPr>
                <w:color w:val="000000" w:themeColor="text1"/>
              </w:rPr>
              <w:t> </w:t>
            </w:r>
          </w:p>
        </w:tc>
      </w:tr>
      <w:tr w:rsidR="5BC28B8F" w14:paraId="6C19E417"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CBDE83" w14:textId="24F868F0" w:rsidR="5BC28B8F" w:rsidRDefault="5BC28B8F" w:rsidP="5BC28B8F">
            <w:pPr>
              <w:spacing w:after="0" w:line="240" w:lineRule="auto"/>
              <w:rPr>
                <w:color w:val="000000" w:themeColor="text1"/>
              </w:rPr>
            </w:pPr>
            <w:r w:rsidRPr="5BC28B8F">
              <w:rPr>
                <w:color w:val="000000" w:themeColor="text1"/>
              </w:rPr>
              <w:t>IS04 </w:t>
            </w:r>
          </w:p>
          <w:p w14:paraId="25404CDD" w14:textId="28D7CA32" w:rsidR="5BC28B8F" w:rsidRDefault="5BC28B8F" w:rsidP="5BC28B8F">
            <w:pPr>
              <w:spacing w:after="0" w:line="240" w:lineRule="auto"/>
              <w:rPr>
                <w:color w:val="000000" w:themeColor="text1"/>
              </w:rPr>
            </w:pPr>
            <w:r w:rsidRPr="5BC28B8F">
              <w:rPr>
                <w:color w:val="000000" w:themeColor="text1"/>
              </w:rPr>
              <w:t>Rematching Needed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D7808C" w14:textId="417431EB" w:rsidR="5BC28B8F" w:rsidRPr="00560A15" w:rsidRDefault="00F93C16" w:rsidP="5BC28B8F">
            <w:pPr>
              <w:spacing w:after="0" w:line="240" w:lineRule="auto"/>
              <w:rPr>
                <w:rStyle w:val="eop"/>
                <w:shd w:val="clear" w:color="auto" w:fill="FFFFFF"/>
              </w:rPr>
            </w:pPr>
            <w:r w:rsidRPr="00560A15">
              <w:rPr>
                <w:rStyle w:val="normaltextrun"/>
                <w:shd w:val="clear" w:color="auto" w:fill="FFFFFF"/>
              </w:rPr>
              <w:t>This is a temporary status for when a</w:t>
            </w:r>
            <w:r w:rsidR="000C39FA" w:rsidRPr="00560A15">
              <w:rPr>
                <w:rStyle w:val="normaltextrun"/>
                <w:shd w:val="clear" w:color="auto" w:fill="FFFFFF"/>
              </w:rPr>
              <w:t xml:space="preserve"> household has requested a re-match to alternative accommodation. This may be within Wales or across UK borders</w:t>
            </w:r>
            <w:r w:rsidR="00D67EC2" w:rsidRPr="00560A15">
              <w:rPr>
                <w:rStyle w:val="eop"/>
                <w:shd w:val="clear" w:color="auto" w:fill="FFFFFF"/>
              </w:rPr>
              <w:t>.</w:t>
            </w:r>
          </w:p>
          <w:p w14:paraId="053A0F28" w14:textId="77777777" w:rsidR="00143782" w:rsidRPr="00560A15" w:rsidRDefault="00143782" w:rsidP="5BC28B8F">
            <w:pPr>
              <w:spacing w:after="0" w:line="240" w:lineRule="auto"/>
              <w:rPr>
                <w:rStyle w:val="eop"/>
                <w:shd w:val="clear" w:color="auto" w:fill="FFFFFF"/>
              </w:rPr>
            </w:pPr>
          </w:p>
          <w:p w14:paraId="5F937368" w14:textId="15E86CD7" w:rsidR="00143782" w:rsidRPr="00560A15" w:rsidRDefault="00143782" w:rsidP="5BC28B8F">
            <w:pPr>
              <w:spacing w:after="0" w:line="240" w:lineRule="auto"/>
              <w:rPr>
                <w:rStyle w:val="eop"/>
                <w:shd w:val="clear" w:color="auto" w:fill="FFFFFF"/>
              </w:rPr>
            </w:pPr>
            <w:r w:rsidRPr="00560A15">
              <w:rPr>
                <w:rStyle w:val="eop"/>
                <w:shd w:val="clear" w:color="auto" w:fill="FFFFFF"/>
              </w:rPr>
              <w:t xml:space="preserve">Rematching </w:t>
            </w:r>
            <w:r w:rsidR="006754BE" w:rsidRPr="00560A15">
              <w:rPr>
                <w:rStyle w:val="eop"/>
                <w:shd w:val="clear" w:color="auto" w:fill="FFFFFF"/>
              </w:rPr>
              <w:t>may occur for the same reasons as above.</w:t>
            </w:r>
          </w:p>
          <w:p w14:paraId="6D720AA3" w14:textId="77777777" w:rsidR="00D67EC2" w:rsidRPr="00560A15" w:rsidRDefault="00D67EC2" w:rsidP="5BC28B8F">
            <w:pPr>
              <w:spacing w:after="0" w:line="240" w:lineRule="auto"/>
              <w:rPr>
                <w:rStyle w:val="eop"/>
                <w:shd w:val="clear" w:color="auto" w:fill="FFFFFF"/>
              </w:rPr>
            </w:pPr>
          </w:p>
          <w:p w14:paraId="6824185A" w14:textId="7C88899F" w:rsidR="00D67EC2" w:rsidRDefault="00D67EC2" w:rsidP="5BC28B8F">
            <w:pPr>
              <w:spacing w:after="0" w:line="240" w:lineRule="auto"/>
              <w:rPr>
                <w:color w:val="FF0000"/>
              </w:rPr>
            </w:pPr>
            <w:r w:rsidRPr="00560A15">
              <w:rPr>
                <w:rStyle w:val="eop"/>
                <w:shd w:val="clear" w:color="auto" w:fill="FFFFFF"/>
              </w:rPr>
              <w:t xml:space="preserve">This status </w:t>
            </w:r>
            <w:r w:rsidR="00677863" w:rsidRPr="00560A15">
              <w:rPr>
                <w:rStyle w:val="eop"/>
                <w:shd w:val="clear" w:color="auto" w:fill="FFFFFF"/>
              </w:rPr>
              <w:t>may</w:t>
            </w:r>
            <w:r w:rsidRPr="00560A15">
              <w:rPr>
                <w:rStyle w:val="eop"/>
                <w:shd w:val="clear" w:color="auto" w:fill="FFFFFF"/>
              </w:rPr>
              <w:t xml:space="preserve"> precede IS0</w:t>
            </w:r>
            <w:r w:rsidR="0040203C" w:rsidRPr="00560A15">
              <w:rPr>
                <w:rStyle w:val="eop"/>
                <w:shd w:val="clear" w:color="auto" w:fill="FFFFFF"/>
              </w:rPr>
              <w:t xml:space="preserve">3 as an individual </w:t>
            </w:r>
            <w:r w:rsidR="00026EF9" w:rsidRPr="00560A15">
              <w:rPr>
                <w:rStyle w:val="eop"/>
                <w:shd w:val="clear" w:color="auto" w:fill="FFFFFF"/>
              </w:rPr>
              <w:t>may</w:t>
            </w:r>
            <w:r w:rsidR="0040203C" w:rsidRPr="00560A15">
              <w:rPr>
                <w:rStyle w:val="eop"/>
                <w:shd w:val="clear" w:color="auto" w:fill="FFFFFF"/>
              </w:rPr>
              <w:t xml:space="preserve"> be rematched before they </w:t>
            </w:r>
            <w:r w:rsidR="00AE2868" w:rsidRPr="00560A15">
              <w:rPr>
                <w:rStyle w:val="eop"/>
                <w:shd w:val="clear" w:color="auto" w:fill="FFFFFF"/>
              </w:rPr>
              <w:t>move into</w:t>
            </w:r>
            <w:r w:rsidR="00720004" w:rsidRPr="00560A15">
              <w:rPr>
                <w:rStyle w:val="eop"/>
                <w:shd w:val="clear" w:color="auto" w:fill="FFFFFF"/>
              </w:rPr>
              <w:t xml:space="preserve"> an alternative placement.</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2FFC510" w14:textId="77777777" w:rsidR="00253D63" w:rsidRDefault="004F44DB" w:rsidP="00253D63">
            <w:pPr>
              <w:pStyle w:val="paragraph"/>
              <w:spacing w:before="0" w:beforeAutospacing="0" w:after="0" w:afterAutospacing="0"/>
              <w:textAlignment w:val="baseline"/>
              <w:rPr>
                <w:rStyle w:val="scxw201172056"/>
                <w:rFonts w:ascii="Arial" w:hAnsi="Arial" w:cs="Arial"/>
              </w:rPr>
            </w:pPr>
            <w:r>
              <w:rPr>
                <w:rStyle w:val="normaltextrun"/>
                <w:rFonts w:ascii="Arial" w:hAnsi="Arial" w:cs="Arial"/>
              </w:rPr>
              <w:t xml:space="preserve">This will vary based on the category of re-match. Please see Pg 39-42 of the User Guide for specific guidance based on the category. </w:t>
            </w:r>
            <w:r>
              <w:rPr>
                <w:rStyle w:val="scxw201172056"/>
                <w:rFonts w:ascii="Arial" w:hAnsi="Arial" w:cs="Arial"/>
              </w:rPr>
              <w:t> </w:t>
            </w:r>
            <w:r>
              <w:br/>
            </w:r>
            <w:r>
              <w:rPr>
                <w:rStyle w:val="scxw201172056"/>
                <w:rFonts w:ascii="Arial" w:hAnsi="Arial" w:cs="Arial"/>
              </w:rPr>
              <w:t> </w:t>
            </w:r>
            <w:r>
              <w:br/>
            </w:r>
            <w:r>
              <w:rPr>
                <w:rStyle w:val="normaltextrun"/>
                <w:rFonts w:ascii="Arial" w:hAnsi="Arial" w:cs="Arial"/>
              </w:rPr>
              <w:t>Types of activity on the platform include:</w:t>
            </w:r>
            <w:r>
              <w:rPr>
                <w:rStyle w:val="scxw201172056"/>
                <w:rFonts w:ascii="Arial" w:hAnsi="Arial" w:cs="Arial"/>
              </w:rPr>
              <w:t> </w:t>
            </w:r>
          </w:p>
          <w:p w14:paraId="1AF13F54" w14:textId="34A903B3" w:rsidR="00253D63" w:rsidRDefault="004F44DB" w:rsidP="00E850EF">
            <w:pPr>
              <w:pStyle w:val="paragraph"/>
              <w:numPr>
                <w:ilvl w:val="0"/>
                <w:numId w:val="77"/>
              </w:numPr>
              <w:spacing w:before="0" w:beforeAutospacing="0" w:after="0" w:afterAutospacing="0"/>
              <w:ind w:left="527" w:hanging="284"/>
              <w:textAlignment w:val="baseline"/>
              <w:rPr>
                <w:rStyle w:val="scxw201172056"/>
                <w:rFonts w:ascii="Arial" w:hAnsi="Arial" w:cs="Arial"/>
              </w:rPr>
            </w:pPr>
            <w:r>
              <w:rPr>
                <w:rStyle w:val="normaltextrun"/>
                <w:rFonts w:ascii="Arial" w:hAnsi="Arial" w:cs="Arial"/>
                <w:shd w:val="clear" w:color="auto" w:fill="FFFFFF"/>
              </w:rPr>
              <w:t>Add new Sponsor record and Sponsor Address details if they are not on the platform.</w:t>
            </w:r>
            <w:r>
              <w:rPr>
                <w:rStyle w:val="scxw201172056"/>
                <w:rFonts w:ascii="Arial" w:hAnsi="Arial" w:cs="Arial"/>
              </w:rPr>
              <w:t> </w:t>
            </w:r>
          </w:p>
          <w:p w14:paraId="0940F111" w14:textId="77777777" w:rsidR="007038B0" w:rsidRPr="007038B0" w:rsidRDefault="004F44DB" w:rsidP="00E850EF">
            <w:pPr>
              <w:pStyle w:val="paragraph"/>
              <w:numPr>
                <w:ilvl w:val="0"/>
                <w:numId w:val="77"/>
              </w:numPr>
              <w:spacing w:before="0" w:beforeAutospacing="0" w:after="0" w:afterAutospacing="0"/>
              <w:ind w:left="527" w:hanging="284"/>
              <w:textAlignment w:val="baseline"/>
              <w:rPr>
                <w:rStyle w:val="normaltextrun"/>
                <w:rFonts w:ascii="Segoe UI" w:hAnsi="Segoe UI" w:cs="Segoe UI"/>
                <w:sz w:val="18"/>
                <w:szCs w:val="18"/>
                <w:lang w:val="en-US"/>
              </w:rPr>
            </w:pPr>
            <w:r w:rsidRPr="007038B0">
              <w:rPr>
                <w:rStyle w:val="normaltextrun"/>
                <w:rFonts w:ascii="Arial" w:hAnsi="Arial" w:cs="Arial"/>
                <w:shd w:val="clear" w:color="auto" w:fill="FFFFFF"/>
              </w:rPr>
              <w:t>Use Case Notes to record any necessary checks</w:t>
            </w:r>
          </w:p>
          <w:p w14:paraId="4CCFBFA6" w14:textId="7AE46973" w:rsidR="004F44DB" w:rsidRPr="007038B0" w:rsidRDefault="004F44DB" w:rsidP="00E850EF">
            <w:pPr>
              <w:pStyle w:val="paragraph"/>
              <w:numPr>
                <w:ilvl w:val="0"/>
                <w:numId w:val="77"/>
              </w:numPr>
              <w:spacing w:before="0" w:beforeAutospacing="0" w:after="0" w:afterAutospacing="0"/>
              <w:ind w:left="527" w:hanging="284"/>
              <w:textAlignment w:val="baseline"/>
              <w:rPr>
                <w:rFonts w:ascii="Segoe UI" w:hAnsi="Segoe UI" w:cs="Segoe UI"/>
                <w:sz w:val="18"/>
                <w:szCs w:val="18"/>
                <w:lang w:val="en-US"/>
              </w:rPr>
            </w:pPr>
            <w:r w:rsidRPr="007038B0">
              <w:rPr>
                <w:rStyle w:val="normaltextrun"/>
                <w:rFonts w:ascii="Arial" w:hAnsi="Arial" w:cs="Arial"/>
                <w:shd w:val="clear" w:color="auto" w:fill="FFFFFF"/>
              </w:rPr>
              <w:t>Link Household and Sponsor.</w:t>
            </w:r>
          </w:p>
          <w:p w14:paraId="369C9C55" w14:textId="05CBB833" w:rsidR="5BC28B8F" w:rsidRDefault="5BC28B8F" w:rsidP="5BC28B8F">
            <w:pPr>
              <w:spacing w:after="0" w:line="240" w:lineRule="auto"/>
              <w:rPr>
                <w:color w:val="000000" w:themeColor="text1"/>
              </w:rPr>
            </w:pPr>
            <w:r w:rsidRPr="5BC28B8F">
              <w:rPr>
                <w:color w:val="000000" w:themeColor="text1"/>
              </w:rPr>
              <w:t>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3C8FFB" w14:textId="476D4595" w:rsidR="5BC28B8F" w:rsidRDefault="5BC28B8F" w:rsidP="5BC28B8F">
            <w:pPr>
              <w:spacing w:after="0" w:line="240" w:lineRule="auto"/>
              <w:rPr>
                <w:color w:val="000000" w:themeColor="text1"/>
              </w:rPr>
            </w:pPr>
            <w:r w:rsidRPr="5BC28B8F">
              <w:rPr>
                <w:color w:val="000000" w:themeColor="text1"/>
              </w:rPr>
              <w:t> Local Authority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45E6CA" w14:textId="2D41E139" w:rsidR="5BC28B8F" w:rsidRDefault="5BC28B8F" w:rsidP="5BC28B8F">
            <w:pPr>
              <w:spacing w:after="0" w:line="240" w:lineRule="auto"/>
              <w:rPr>
                <w:color w:val="000000" w:themeColor="text1"/>
              </w:rPr>
            </w:pPr>
          </w:p>
        </w:tc>
      </w:tr>
      <w:tr w:rsidR="71D018AC" w14:paraId="22615385"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06F8F9" w14:textId="777CBF91" w:rsidR="1ED41443" w:rsidRDefault="1ED41443" w:rsidP="71D018AC">
            <w:pPr>
              <w:spacing w:line="240" w:lineRule="auto"/>
              <w:rPr>
                <w:color w:val="000000" w:themeColor="text1"/>
              </w:rPr>
            </w:pPr>
            <w:r w:rsidRPr="7B64999A">
              <w:rPr>
                <w:color w:val="000000" w:themeColor="text1"/>
              </w:rPr>
              <w:t>IS05</w:t>
            </w:r>
            <w:r>
              <w:br/>
            </w:r>
            <w:r w:rsidR="1B7DCA16" w:rsidRPr="7B64999A">
              <w:rPr>
                <w:color w:val="000000" w:themeColor="text1"/>
              </w:rPr>
              <w:t>Move On</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D54989" w14:textId="1088FBC4" w:rsidR="58D59935" w:rsidRDefault="58D59935" w:rsidP="71D018AC">
            <w:pPr>
              <w:spacing w:line="240" w:lineRule="auto"/>
              <w:rPr>
                <w:rStyle w:val="normaltextrun"/>
              </w:rPr>
            </w:pPr>
            <w:r w:rsidRPr="7B64999A">
              <w:rPr>
                <w:rStyle w:val="normaltextrun"/>
              </w:rPr>
              <w:t xml:space="preserve">Use this status </w:t>
            </w:r>
            <w:r w:rsidR="1B7DCA16" w:rsidRPr="7B64999A">
              <w:rPr>
                <w:rStyle w:val="normaltextrun"/>
              </w:rPr>
              <w:t>where an individual has moved from their original sponso</w:t>
            </w:r>
            <w:r w:rsidR="1A37E462" w:rsidRPr="7B64999A">
              <w:rPr>
                <w:rStyle w:val="normaltextrun"/>
              </w:rPr>
              <w:t>r</w:t>
            </w:r>
            <w:r w:rsidR="1B7DCA16" w:rsidRPr="7B64999A">
              <w:rPr>
                <w:rStyle w:val="normaltextrun"/>
              </w:rPr>
              <w:t xml:space="preserve"> </w:t>
            </w:r>
            <w:r w:rsidR="3F951AF0" w:rsidRPr="7B64999A">
              <w:rPr>
                <w:rStyle w:val="normaltextrun"/>
              </w:rPr>
              <w:t>accommodation into:</w:t>
            </w:r>
          </w:p>
          <w:p w14:paraId="515C9A14" w14:textId="4F191668" w:rsidR="3F951AF0" w:rsidRDefault="3F951AF0" w:rsidP="00E850EF">
            <w:pPr>
              <w:pStyle w:val="ListParagraph"/>
              <w:numPr>
                <w:ilvl w:val="0"/>
                <w:numId w:val="87"/>
              </w:numPr>
              <w:spacing w:line="240" w:lineRule="auto"/>
              <w:rPr>
                <w:rStyle w:val="normaltextrun"/>
              </w:rPr>
            </w:pPr>
            <w:r w:rsidRPr="7B64999A">
              <w:rPr>
                <w:rStyle w:val="normaltextrun"/>
              </w:rPr>
              <w:t>their own accommodation</w:t>
            </w:r>
          </w:p>
          <w:p w14:paraId="61837A5E" w14:textId="693CD633" w:rsidR="3F951AF0" w:rsidRDefault="3F951AF0" w:rsidP="00E850EF">
            <w:pPr>
              <w:pStyle w:val="ListParagraph"/>
              <w:numPr>
                <w:ilvl w:val="0"/>
                <w:numId w:val="87"/>
              </w:numPr>
              <w:spacing w:line="240" w:lineRule="auto"/>
              <w:rPr>
                <w:rStyle w:val="normaltextrun"/>
              </w:rPr>
            </w:pPr>
            <w:r w:rsidRPr="7B64999A">
              <w:rPr>
                <w:rStyle w:val="normaltextrun"/>
              </w:rPr>
              <w:t xml:space="preserve"> have chosen to repatriate to Ukraine</w:t>
            </w:r>
          </w:p>
          <w:p w14:paraId="2394A2FA" w14:textId="1474350C" w:rsidR="3F951AF0" w:rsidRDefault="3F951AF0" w:rsidP="00E850EF">
            <w:pPr>
              <w:pStyle w:val="ListParagraph"/>
              <w:numPr>
                <w:ilvl w:val="0"/>
                <w:numId w:val="87"/>
              </w:numPr>
              <w:spacing w:line="240" w:lineRule="auto"/>
              <w:rPr>
                <w:rStyle w:val="normaltextrun"/>
              </w:rPr>
            </w:pPr>
            <w:r w:rsidRPr="7B64999A">
              <w:rPr>
                <w:rStyle w:val="normaltextrun"/>
              </w:rPr>
              <w:t xml:space="preserve">Have moved to alternative hosted </w:t>
            </w:r>
            <w:proofErr w:type="spellStart"/>
            <w:r w:rsidRPr="7B64999A">
              <w:rPr>
                <w:rStyle w:val="normaltextrun"/>
              </w:rPr>
              <w:lastRenderedPageBreak/>
              <w:t>accomodation</w:t>
            </w:r>
            <w:proofErr w:type="spellEnd"/>
            <w:r w:rsidRPr="7B64999A">
              <w:rPr>
                <w:rStyle w:val="normaltextrun"/>
              </w:rPr>
              <w:t xml:space="preserve"> either within Wales or across border.</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8C891D9" w14:textId="3826AD62" w:rsidR="5035CEF8" w:rsidRDefault="5035CEF8" w:rsidP="00E850EF">
            <w:pPr>
              <w:pStyle w:val="paragraph"/>
              <w:numPr>
                <w:ilvl w:val="0"/>
                <w:numId w:val="87"/>
              </w:numPr>
              <w:rPr>
                <w:rStyle w:val="normaltextrun"/>
                <w:rFonts w:ascii="Arial" w:hAnsi="Arial" w:cs="Arial"/>
              </w:rPr>
            </w:pPr>
            <w:r w:rsidRPr="7B64999A">
              <w:rPr>
                <w:rStyle w:val="normaltextrun"/>
                <w:rFonts w:ascii="Arial" w:hAnsi="Arial" w:cs="Arial"/>
              </w:rPr>
              <w:lastRenderedPageBreak/>
              <w:t>Close their open placement tracking record.</w:t>
            </w:r>
          </w:p>
          <w:p w14:paraId="46CBD0FA" w14:textId="126800CB" w:rsidR="5035CEF8" w:rsidRDefault="5035CEF8" w:rsidP="00E850EF">
            <w:pPr>
              <w:pStyle w:val="paragraph"/>
              <w:numPr>
                <w:ilvl w:val="0"/>
                <w:numId w:val="87"/>
              </w:numPr>
              <w:rPr>
                <w:rStyle w:val="normaltextrun"/>
                <w:rFonts w:ascii="Arial" w:hAnsi="Arial" w:cs="Arial"/>
              </w:rPr>
            </w:pPr>
            <w:r w:rsidRPr="7B64999A">
              <w:rPr>
                <w:rStyle w:val="normaltextrun"/>
                <w:rFonts w:ascii="Arial" w:hAnsi="Arial" w:cs="Arial"/>
              </w:rPr>
              <w:t>Open a new placement tracking record with as much information on where they are gone</w:t>
            </w:r>
          </w:p>
          <w:p w14:paraId="3404FF29" w14:textId="54D83C87" w:rsidR="5035CEF8" w:rsidRDefault="5035CEF8" w:rsidP="00E850EF">
            <w:pPr>
              <w:pStyle w:val="paragraph"/>
              <w:numPr>
                <w:ilvl w:val="0"/>
                <w:numId w:val="87"/>
              </w:numPr>
              <w:rPr>
                <w:rStyle w:val="normaltextrun"/>
                <w:rFonts w:ascii="Arial" w:hAnsi="Arial" w:cs="Arial"/>
              </w:rPr>
            </w:pPr>
            <w:r w:rsidRPr="7B64999A">
              <w:rPr>
                <w:rStyle w:val="normaltextrun"/>
                <w:rFonts w:ascii="Arial" w:hAnsi="Arial" w:cs="Arial"/>
              </w:rPr>
              <w:t>Update Case Notes as required.</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AF8E20" w14:textId="6A0548C4" w:rsidR="5035CEF8" w:rsidRDefault="5035CEF8" w:rsidP="71D018AC">
            <w:pPr>
              <w:spacing w:line="240" w:lineRule="auto"/>
              <w:rPr>
                <w:color w:val="000000" w:themeColor="text1"/>
              </w:rPr>
            </w:pPr>
            <w:r w:rsidRPr="7B64999A">
              <w:rPr>
                <w:color w:val="000000" w:themeColor="text1"/>
              </w:rPr>
              <w:t>Local Authority</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80AEBB" w14:textId="7FD65365" w:rsidR="71D018AC" w:rsidRDefault="71D018AC" w:rsidP="71D018AC">
            <w:pPr>
              <w:spacing w:line="240" w:lineRule="auto"/>
              <w:rPr>
                <w:color w:val="000000" w:themeColor="text1"/>
                <w:highlight w:val="yellow"/>
              </w:rPr>
            </w:pPr>
          </w:p>
        </w:tc>
      </w:tr>
    </w:tbl>
    <w:p w14:paraId="68AA4FBE" w14:textId="548A226D" w:rsidR="5BC28B8F" w:rsidRDefault="5BC28B8F" w:rsidP="5BC28B8F">
      <w:pPr>
        <w:spacing w:after="0"/>
      </w:pPr>
    </w:p>
    <w:p w14:paraId="625B9130" w14:textId="68E8598E" w:rsidR="003C2AE0" w:rsidRPr="00305FBB" w:rsidRDefault="00C15C95">
      <w:pPr>
        <w:spacing w:after="0"/>
        <w:rPr>
          <w:b/>
          <w:bCs/>
        </w:rPr>
      </w:pPr>
      <w:r w:rsidRPr="00305FBB">
        <w:rPr>
          <w:b/>
          <w:bCs/>
        </w:rPr>
        <w:t xml:space="preserve"> </w:t>
      </w:r>
      <w:r w:rsidR="0026235A" w:rsidRPr="00305FBB">
        <w:rPr>
          <w:b/>
          <w:bCs/>
        </w:rPr>
        <w:t xml:space="preserve">Additional </w:t>
      </w:r>
      <w:r w:rsidR="00BC756F" w:rsidRPr="00305FBB">
        <w:rPr>
          <w:b/>
          <w:bCs/>
        </w:rPr>
        <w:t>Status Codes</w:t>
      </w:r>
    </w:p>
    <w:p w14:paraId="579D18FC" w14:textId="77777777" w:rsidR="00BC756F" w:rsidRDefault="00BC756F">
      <w:pPr>
        <w:spacing w:after="0"/>
      </w:pPr>
    </w:p>
    <w:p w14:paraId="236245ED" w14:textId="5826337E" w:rsidR="00BC756F" w:rsidRDefault="00BC756F">
      <w:pPr>
        <w:spacing w:after="0"/>
      </w:pPr>
      <w:r>
        <w:t>IS21 – No Show – Known</w:t>
      </w:r>
      <w:r>
        <w:tab/>
      </w:r>
      <w:r>
        <w:tab/>
        <w:t>Where an individual/family have not shown up as expected</w:t>
      </w:r>
      <w:r w:rsidR="00CA2BE3">
        <w:t>,</w:t>
      </w:r>
      <w:r>
        <w:t xml:space="preserve"> but the reason </w:t>
      </w:r>
      <w:r w:rsidR="009F474E">
        <w:t>is known.</w:t>
      </w:r>
    </w:p>
    <w:p w14:paraId="4BD6A065" w14:textId="6CFCB0C5" w:rsidR="009F474E" w:rsidRDefault="009F474E">
      <w:pPr>
        <w:spacing w:after="0"/>
      </w:pPr>
      <w:r>
        <w:t>IS22 – No Show – Unknown</w:t>
      </w:r>
      <w:r>
        <w:tab/>
        <w:t>Where an individual / family have not shown up as expected, and there is no known reason.</w:t>
      </w:r>
    </w:p>
    <w:p w14:paraId="36C579F0" w14:textId="6F2E8856" w:rsidR="009F474E" w:rsidRDefault="009F474E" w:rsidP="00436FB3">
      <w:pPr>
        <w:spacing w:after="0"/>
        <w:ind w:left="3600" w:hanging="3600"/>
      </w:pPr>
      <w:r>
        <w:t xml:space="preserve">IS 23 – </w:t>
      </w:r>
      <w:r w:rsidR="00436FB3">
        <w:t>U</w:t>
      </w:r>
      <w:r>
        <w:t>ncontactable</w:t>
      </w:r>
      <w:r>
        <w:tab/>
        <w:t xml:space="preserve">Where a local authority has tried to contact </w:t>
      </w:r>
      <w:r w:rsidR="00436FB3">
        <w:t>an applicant multiple times but has failed to reach them.</w:t>
      </w:r>
    </w:p>
    <w:p w14:paraId="67E634A5" w14:textId="4ECD4BD8" w:rsidR="00436FB3" w:rsidRDefault="00FB75E1" w:rsidP="00436FB3">
      <w:pPr>
        <w:spacing w:after="0"/>
        <w:ind w:left="3600" w:hanging="3600"/>
      </w:pPr>
      <w:r>
        <w:t>IS99 – On Hold</w:t>
      </w:r>
      <w:r>
        <w:tab/>
        <w:t>That travel and</w:t>
      </w:r>
      <w:r w:rsidR="00D726F0">
        <w:t>/</w:t>
      </w:r>
      <w:r>
        <w:t xml:space="preserve"> or move to a host is on hold. This may be due to </w:t>
      </w:r>
      <w:r w:rsidR="001D6C84">
        <w:t xml:space="preserve">waiting for all families of a household to </w:t>
      </w:r>
      <w:r w:rsidR="00D726F0">
        <w:t>receive their visas prior to travel, for example.</w:t>
      </w:r>
    </w:p>
    <w:p w14:paraId="204F98F0" w14:textId="785A294D" w:rsidR="38A50D92" w:rsidRDefault="38A50D92" w:rsidP="71D018AC">
      <w:pPr>
        <w:spacing w:after="0"/>
        <w:ind w:left="3600" w:hanging="3600"/>
      </w:pPr>
      <w:r>
        <w:t>IS100 – Duplicate</w:t>
      </w:r>
      <w:r>
        <w:tab/>
        <w:t xml:space="preserve">The applicant has more than one record on the Data </w:t>
      </w:r>
      <w:proofErr w:type="gramStart"/>
      <w:r>
        <w:t>Platform</w:t>
      </w:r>
      <w:proofErr w:type="gramEnd"/>
      <w:r>
        <w:t xml:space="preserve"> and this is a duplicate</w:t>
      </w:r>
      <w:r w:rsidR="2B691820">
        <w:t>.</w:t>
      </w:r>
    </w:p>
    <w:p w14:paraId="2B9D76FE" w14:textId="4C9248D5" w:rsidR="00BC756F" w:rsidRDefault="00BC756F">
      <w:pPr>
        <w:spacing w:after="0"/>
        <w:rPr>
          <w:color w:val="666666"/>
          <w:sz w:val="18"/>
          <w:szCs w:val="18"/>
        </w:rPr>
      </w:pPr>
    </w:p>
    <w:p w14:paraId="625B9131" w14:textId="77777777" w:rsidR="003C2AE0" w:rsidRDefault="00C15C95">
      <w:pPr>
        <w:pStyle w:val="Heading2"/>
        <w:pageBreakBefore/>
      </w:pPr>
      <w:bookmarkStart w:id="116" w:name="_Toc1481352586"/>
      <w:r>
        <w:lastRenderedPageBreak/>
        <w:t>Sponsor</w:t>
      </w:r>
      <w:bookmarkEnd w:id="116"/>
    </w:p>
    <w:p w14:paraId="625B9133" w14:textId="777B9C24" w:rsidR="003C2AE0" w:rsidRDefault="00C15C95">
      <w:r>
        <w:t>As sponsors</w:t>
      </w:r>
      <w:r w:rsidR="00DA1B90">
        <w:t>/hosts</w:t>
      </w:r>
      <w:r>
        <w:t xml:space="preserve"> are identified through the checks and updates to the data platform to ensure arrivals from Ukraine are safely guided to accommodation in Wales, through the Individual Sponsor Scheme.  </w:t>
      </w:r>
    </w:p>
    <w:p w14:paraId="625B9134" w14:textId="77777777" w:rsidR="003C2AE0" w:rsidRDefault="00C15C95">
      <w:pPr>
        <w:jc w:val="center"/>
      </w:pPr>
      <w:r>
        <w:rPr>
          <w:color w:val="2F5496"/>
          <w:sz w:val="26"/>
          <w:szCs w:val="26"/>
        </w:rPr>
        <w:t xml:space="preserve"> </w:t>
      </w:r>
      <w:r>
        <w:rPr>
          <w:noProof/>
          <w:color w:val="2B579A"/>
          <w:shd w:val="clear" w:color="auto" w:fill="E6E6E6"/>
        </w:rPr>
        <w:drawing>
          <wp:inline distT="114300" distB="114300" distL="114300" distR="114300" wp14:anchorId="625B9247" wp14:editId="2E7AB716">
            <wp:extent cx="7327900" cy="4019550"/>
            <wp:effectExtent l="0" t="0" r="6350" b="0"/>
            <wp:docPr id="4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34"/>
                    <a:srcRect/>
                    <a:stretch>
                      <a:fillRect/>
                    </a:stretch>
                  </pic:blipFill>
                  <pic:spPr>
                    <a:xfrm>
                      <a:off x="0" y="0"/>
                      <a:ext cx="7328278" cy="4019757"/>
                    </a:xfrm>
                    <a:prstGeom prst="rect">
                      <a:avLst/>
                    </a:prstGeom>
                    <a:ln/>
                  </pic:spPr>
                </pic:pic>
              </a:graphicData>
            </a:graphic>
          </wp:inline>
        </w:drawing>
      </w:r>
      <w:r>
        <w:t xml:space="preserve"> </w:t>
      </w:r>
    </w:p>
    <w:p w14:paraId="625B913B" w14:textId="77777777" w:rsidR="003C2AE0" w:rsidRDefault="00C15C95">
      <w:pPr>
        <w:spacing w:after="0" w:line="291" w:lineRule="auto"/>
      </w:pPr>
      <w:r>
        <w:t xml:space="preserve"> </w:t>
      </w:r>
    </w:p>
    <w:p w14:paraId="063950A1" w14:textId="36915FB3" w:rsidR="1E2424C5" w:rsidRDefault="1E2424C5" w:rsidP="1E2424C5">
      <w:pPr>
        <w:spacing w:after="0" w:line="291" w:lineRule="auto"/>
      </w:pPr>
    </w:p>
    <w:tbl>
      <w:tblPr>
        <w:tblW w:w="0" w:type="auto"/>
        <w:tblLayout w:type="fixed"/>
        <w:tblLook w:val="04A0" w:firstRow="1" w:lastRow="0" w:firstColumn="1" w:lastColumn="0" w:noHBand="0" w:noVBand="1"/>
      </w:tblPr>
      <w:tblGrid>
        <w:gridCol w:w="1575"/>
        <w:gridCol w:w="2385"/>
        <w:gridCol w:w="4170"/>
        <w:gridCol w:w="2775"/>
        <w:gridCol w:w="2580"/>
      </w:tblGrid>
      <w:tr w:rsidR="1E2424C5" w14:paraId="60E5BA53" w14:textId="77777777" w:rsidTr="7DF24D8A">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F5B571" w14:textId="60A0FE65" w:rsidR="1E2424C5" w:rsidRDefault="1E2424C5" w:rsidP="1E2424C5">
            <w:pPr>
              <w:spacing w:after="0" w:line="240" w:lineRule="auto"/>
              <w:rPr>
                <w:color w:val="000000" w:themeColor="text1"/>
              </w:rPr>
            </w:pPr>
            <w:r w:rsidRPr="1E2424C5">
              <w:rPr>
                <w:b/>
                <w:bCs/>
                <w:color w:val="000000" w:themeColor="text1"/>
              </w:rPr>
              <w:lastRenderedPageBreak/>
              <w:t>Step of process </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AA75A4" w14:textId="7E858D2F" w:rsidR="1E2424C5" w:rsidRDefault="1E2424C5" w:rsidP="1E2424C5">
            <w:pPr>
              <w:spacing w:after="0" w:line="240" w:lineRule="auto"/>
              <w:rPr>
                <w:color w:val="000000" w:themeColor="text1"/>
              </w:rPr>
            </w:pPr>
            <w:r w:rsidRPr="1E2424C5">
              <w:rPr>
                <w:b/>
                <w:bCs/>
                <w:color w:val="000000" w:themeColor="text1"/>
              </w:rPr>
              <w:t>What is happening here</w:t>
            </w:r>
            <w:r w:rsidRPr="1E2424C5">
              <w:rPr>
                <w:color w:val="000000" w:themeColor="text1"/>
              </w:rPr>
              <w:t>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7F4732" w14:textId="51D2AB59" w:rsidR="1E2424C5" w:rsidRDefault="1E2424C5" w:rsidP="1E2424C5">
            <w:pPr>
              <w:spacing w:after="0" w:line="240" w:lineRule="auto"/>
              <w:rPr>
                <w:color w:val="000000" w:themeColor="text1"/>
              </w:rPr>
            </w:pPr>
            <w:r w:rsidRPr="1E2424C5">
              <w:rPr>
                <w:b/>
                <w:bCs/>
                <w:color w:val="000000" w:themeColor="text1"/>
              </w:rPr>
              <w:t>What needs to take place on data platform?</w:t>
            </w:r>
            <w:r w:rsidRPr="1E2424C5">
              <w:rPr>
                <w:color w:val="000000" w:themeColor="text1"/>
              </w:rPr>
              <w:t>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37918D" w14:textId="4E985553" w:rsidR="1E2424C5" w:rsidRDefault="1E2424C5" w:rsidP="1E2424C5">
            <w:pPr>
              <w:spacing w:after="0" w:line="240" w:lineRule="auto"/>
              <w:rPr>
                <w:color w:val="000000" w:themeColor="text1"/>
              </w:rPr>
            </w:pPr>
            <w:r w:rsidRPr="1E2424C5">
              <w:rPr>
                <w:b/>
                <w:bCs/>
                <w:color w:val="000000" w:themeColor="text1"/>
              </w:rPr>
              <w:t>Who is doing something on the data platform to capture this?</w:t>
            </w:r>
            <w:r w:rsidRPr="1E2424C5">
              <w:rPr>
                <w:color w:val="000000" w:themeColor="text1"/>
              </w:rPr>
              <w:t>  </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9B35FB" w14:textId="0A07B5CA" w:rsidR="1E2424C5" w:rsidRDefault="1E2424C5" w:rsidP="1E2424C5">
            <w:pPr>
              <w:spacing w:after="0" w:line="240" w:lineRule="auto"/>
              <w:rPr>
                <w:color w:val="000000" w:themeColor="text1"/>
              </w:rPr>
            </w:pPr>
            <w:r w:rsidRPr="1E2424C5">
              <w:rPr>
                <w:b/>
                <w:bCs/>
                <w:color w:val="000000" w:themeColor="text1"/>
              </w:rPr>
              <w:t>Checklist to move to next status </w:t>
            </w:r>
            <w:r w:rsidRPr="1E2424C5">
              <w:rPr>
                <w:color w:val="000000" w:themeColor="text1"/>
              </w:rPr>
              <w:t>  </w:t>
            </w:r>
          </w:p>
        </w:tc>
      </w:tr>
      <w:tr w:rsidR="1E2424C5" w14:paraId="45AC72BE" w14:textId="77777777" w:rsidTr="7DF24D8A">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FBDEFA" w14:textId="6088ED58" w:rsidR="1E2424C5" w:rsidRDefault="1E2424C5" w:rsidP="1E2424C5">
            <w:pPr>
              <w:spacing w:after="0" w:line="240" w:lineRule="auto"/>
              <w:rPr>
                <w:color w:val="000000" w:themeColor="text1"/>
              </w:rPr>
            </w:pPr>
            <w:r w:rsidRPr="1E2424C5">
              <w:rPr>
                <w:b/>
                <w:bCs/>
                <w:color w:val="000000" w:themeColor="text1"/>
              </w:rPr>
              <w:t>HST001</w:t>
            </w:r>
            <w:r w:rsidRPr="1E2424C5">
              <w:rPr>
                <w:color w:val="000000" w:themeColor="text1"/>
              </w:rPr>
              <w:t> </w:t>
            </w:r>
          </w:p>
          <w:p w14:paraId="3F5660D9" w14:textId="3EB45DF3" w:rsidR="1E2424C5" w:rsidRDefault="1E2424C5" w:rsidP="1E2424C5">
            <w:pPr>
              <w:spacing w:after="0" w:line="240" w:lineRule="auto"/>
              <w:rPr>
                <w:color w:val="000000" w:themeColor="text1"/>
              </w:rPr>
            </w:pPr>
            <w:r w:rsidRPr="1E2424C5">
              <w:rPr>
                <w:b/>
                <w:bCs/>
                <w:color w:val="000000" w:themeColor="text1"/>
              </w:rPr>
              <w:t>Applied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D6A611" w14:textId="08E2EB86" w:rsidR="1E2424C5" w:rsidRDefault="1E2424C5" w:rsidP="1E2424C5">
            <w:pPr>
              <w:spacing w:after="0" w:line="240" w:lineRule="auto"/>
              <w:rPr>
                <w:color w:val="000000" w:themeColor="text1"/>
              </w:rPr>
            </w:pPr>
            <w:r w:rsidRPr="1E2424C5">
              <w:rPr>
                <w:color w:val="000000" w:themeColor="text1"/>
              </w:rPr>
              <w:t>A host has been named on an application and/or they have applied to be a host.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06D3E9" w14:textId="68216A99" w:rsidR="1E2424C5" w:rsidRDefault="1E2424C5" w:rsidP="1E2424C5">
            <w:pPr>
              <w:spacing w:after="0" w:line="240" w:lineRule="auto"/>
              <w:rPr>
                <w:color w:val="000000" w:themeColor="text1"/>
              </w:rPr>
            </w:pPr>
            <w:r w:rsidRPr="1E2424C5">
              <w:rPr>
                <w:color w:val="000000" w:themeColor="text1"/>
              </w:rPr>
              <w:t xml:space="preserve"> A record for both the host/sponsor and new arrival is created on the system and their records linked together to create the connection between the two entities.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2D39E7" w14:textId="7BEA39BB" w:rsidR="1E2424C5" w:rsidRDefault="1E2424C5" w:rsidP="1E2424C5">
            <w:pPr>
              <w:spacing w:after="0" w:line="240" w:lineRule="auto"/>
              <w:rPr>
                <w:color w:val="000000" w:themeColor="text1"/>
              </w:rPr>
            </w:pPr>
            <w:r w:rsidRPr="1E2424C5">
              <w:rPr>
                <w:color w:val="000000" w:themeColor="text1"/>
              </w:rPr>
              <w:t>Welsh Government data team </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818AFB" w14:textId="603B3DB2" w:rsidR="1E2424C5" w:rsidRDefault="64D13164" w:rsidP="1E2424C5">
            <w:pPr>
              <w:spacing w:after="0" w:line="240" w:lineRule="auto"/>
              <w:rPr>
                <w:color w:val="000000" w:themeColor="text1"/>
              </w:rPr>
            </w:pPr>
            <w:r w:rsidRPr="7E626AAD">
              <w:rPr>
                <w:color w:val="000000" w:themeColor="text1"/>
              </w:rPr>
              <w:t> </w:t>
            </w:r>
          </w:p>
        </w:tc>
      </w:tr>
      <w:tr w:rsidR="1E2424C5" w14:paraId="5DD61BF1" w14:textId="77777777" w:rsidTr="7DF24D8A">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5CE817" w14:textId="464D81E0" w:rsidR="1E2424C5" w:rsidRDefault="1E2424C5" w:rsidP="1E2424C5">
            <w:pPr>
              <w:spacing w:after="0" w:line="240" w:lineRule="auto"/>
              <w:rPr>
                <w:color w:val="000000" w:themeColor="text1"/>
              </w:rPr>
            </w:pPr>
            <w:r w:rsidRPr="1E2424C5">
              <w:rPr>
                <w:b/>
                <w:bCs/>
                <w:color w:val="000000" w:themeColor="text1"/>
              </w:rPr>
              <w:t>HST002</w:t>
            </w:r>
            <w:r w:rsidRPr="1E2424C5">
              <w:rPr>
                <w:color w:val="000000" w:themeColor="text1"/>
              </w:rPr>
              <w:t> </w:t>
            </w:r>
          </w:p>
          <w:p w14:paraId="36552933" w14:textId="7F9A821C" w:rsidR="1E2424C5" w:rsidRDefault="1E2424C5" w:rsidP="1E2424C5">
            <w:pPr>
              <w:spacing w:after="0" w:line="240" w:lineRule="auto"/>
              <w:rPr>
                <w:color w:val="000000" w:themeColor="text1"/>
              </w:rPr>
            </w:pPr>
            <w:r w:rsidRPr="1E2424C5">
              <w:rPr>
                <w:b/>
                <w:bCs/>
                <w:color w:val="000000" w:themeColor="text1"/>
              </w:rPr>
              <w:t>Approved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FA8504" w14:textId="5515EB56" w:rsidR="1E2424C5" w:rsidRDefault="1E2424C5" w:rsidP="1E2424C5">
            <w:pPr>
              <w:spacing w:after="0" w:line="240" w:lineRule="auto"/>
              <w:rPr>
                <w:color w:val="000000" w:themeColor="text1"/>
              </w:rPr>
            </w:pPr>
            <w:r w:rsidRPr="1E2424C5">
              <w:rPr>
                <w:color w:val="000000" w:themeColor="text1"/>
              </w:rPr>
              <w:t xml:space="preserve">Checks are made by local authorities take place to ensure the suitability of hosts and their accommodation. </w:t>
            </w:r>
          </w:p>
          <w:p w14:paraId="0CBB9444" w14:textId="337D6CED" w:rsidR="1E2424C5" w:rsidRDefault="1E2424C5" w:rsidP="1E2424C5">
            <w:pPr>
              <w:spacing w:after="0" w:line="240" w:lineRule="auto"/>
              <w:rPr>
                <w:color w:val="000000" w:themeColor="text1"/>
              </w:rPr>
            </w:pPr>
          </w:p>
          <w:p w14:paraId="464F5E26" w14:textId="6B789CB0" w:rsidR="1E2424C5" w:rsidRDefault="1E2424C5" w:rsidP="1E2424C5">
            <w:pPr>
              <w:spacing w:after="0" w:line="240" w:lineRule="auto"/>
              <w:rPr>
                <w:color w:val="000000" w:themeColor="text1"/>
              </w:rPr>
            </w:pPr>
            <w:r w:rsidRPr="1E2424C5">
              <w:rPr>
                <w:color w:val="000000" w:themeColor="text1"/>
              </w:rPr>
              <w:t>A welfare visit is made to ensure the new arrival and host are settled in the arrangement and any necessary support is offered.</w:t>
            </w:r>
          </w:p>
          <w:p w14:paraId="6486134F" w14:textId="4E33A611" w:rsidR="1E2424C5" w:rsidRDefault="1E2424C5" w:rsidP="1E2424C5">
            <w:pPr>
              <w:spacing w:after="0" w:line="240" w:lineRule="auto"/>
              <w:rPr>
                <w:color w:val="000000" w:themeColor="text1"/>
              </w:rPr>
            </w:pPr>
          </w:p>
          <w:p w14:paraId="6C0D220A" w14:textId="284804A4" w:rsidR="1E2424C5" w:rsidRDefault="1E2424C5" w:rsidP="1E2424C5">
            <w:pPr>
              <w:spacing w:after="0" w:line="240" w:lineRule="auto"/>
              <w:rPr>
                <w:color w:val="000000" w:themeColor="text1"/>
              </w:rPr>
            </w:pPr>
            <w:r w:rsidRPr="1E2424C5">
              <w:rPr>
                <w:color w:val="000000" w:themeColor="text1"/>
              </w:rPr>
              <w:t>Finance details to commence payments will also need to be captured on local systems.</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4E24A1C" w14:textId="0F282A7E" w:rsidR="1E2424C5" w:rsidRDefault="1E2424C5" w:rsidP="1E2424C5">
            <w:pPr>
              <w:spacing w:after="0" w:line="240" w:lineRule="auto"/>
              <w:rPr>
                <w:color w:val="000000" w:themeColor="text1"/>
              </w:rPr>
            </w:pPr>
            <w:r w:rsidRPr="1E2424C5">
              <w:rPr>
                <w:color w:val="000000" w:themeColor="text1"/>
              </w:rPr>
              <w:t xml:space="preserve">A note should state that DBS checks (either basic or enhanced) and safeguarding checks have commenced and that a housing inspection has also taken place. </w:t>
            </w:r>
          </w:p>
          <w:p w14:paraId="25B52BB7" w14:textId="336C9D65" w:rsidR="1E2424C5" w:rsidRDefault="1E2424C5" w:rsidP="1E2424C5">
            <w:pPr>
              <w:spacing w:after="0" w:line="240" w:lineRule="auto"/>
              <w:rPr>
                <w:color w:val="000000" w:themeColor="text1"/>
              </w:rPr>
            </w:pPr>
          </w:p>
          <w:p w14:paraId="2C0A9BA3" w14:textId="051DD7DF" w:rsidR="1E2424C5" w:rsidRDefault="1E2424C5" w:rsidP="1E2424C5">
            <w:pPr>
              <w:spacing w:after="0" w:line="240" w:lineRule="auto"/>
              <w:rPr>
                <w:color w:val="000000" w:themeColor="text1"/>
              </w:rPr>
            </w:pPr>
            <w:r w:rsidRPr="1E2424C5">
              <w:rPr>
                <w:color w:val="000000" w:themeColor="text1"/>
              </w:rPr>
              <w:t xml:space="preserve">(No sensitive or personal data should be captured in the system.) </w:t>
            </w:r>
          </w:p>
          <w:p w14:paraId="5EA2BA89" w14:textId="2EC3206D" w:rsidR="1E2424C5" w:rsidRDefault="1E2424C5" w:rsidP="1E2424C5">
            <w:pPr>
              <w:spacing w:after="0" w:line="240" w:lineRule="auto"/>
              <w:rPr>
                <w:color w:val="000000" w:themeColor="text1"/>
              </w:rPr>
            </w:pPr>
          </w:p>
          <w:p w14:paraId="322221C6" w14:textId="13355D5F" w:rsidR="1E2424C5" w:rsidRDefault="1E2424C5" w:rsidP="1E2424C5">
            <w:pPr>
              <w:spacing w:after="0" w:line="240" w:lineRule="auto"/>
              <w:rPr>
                <w:color w:val="000000" w:themeColor="text1"/>
              </w:rPr>
            </w:pPr>
            <w:r w:rsidRPr="1E2424C5">
              <w:rPr>
                <w:color w:val="000000" w:themeColor="text1"/>
              </w:rPr>
              <w:t xml:space="preserve">An additional note to capture that a welfare visit has been made should also go on the system.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F1BEE8" w14:textId="32D36D28"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09A656" w14:textId="761754C5" w:rsidR="1E2424C5" w:rsidRDefault="1E2424C5" w:rsidP="00E850EF">
            <w:pPr>
              <w:pStyle w:val="ListParagraph"/>
              <w:numPr>
                <w:ilvl w:val="0"/>
                <w:numId w:val="76"/>
              </w:numPr>
              <w:spacing w:after="0" w:line="240" w:lineRule="auto"/>
              <w:rPr>
                <w:color w:val="000000" w:themeColor="text1"/>
              </w:rPr>
            </w:pPr>
            <w:r w:rsidRPr="1E2424C5">
              <w:rPr>
                <w:color w:val="000000" w:themeColor="text1"/>
              </w:rPr>
              <w:t xml:space="preserve">To move from </w:t>
            </w:r>
            <w:r w:rsidR="64D13164" w:rsidRPr="61249F07">
              <w:rPr>
                <w:color w:val="000000" w:themeColor="text1"/>
              </w:rPr>
              <w:t>HST001</w:t>
            </w:r>
            <w:r w:rsidRPr="1E2424C5">
              <w:rPr>
                <w:color w:val="000000" w:themeColor="text1"/>
              </w:rPr>
              <w:t>-</w:t>
            </w:r>
            <w:r w:rsidR="64D13164" w:rsidRPr="662E8EC9">
              <w:rPr>
                <w:color w:val="000000" w:themeColor="text1"/>
              </w:rPr>
              <w:t>HST002</w:t>
            </w:r>
            <w:r w:rsidRPr="1E2424C5">
              <w:rPr>
                <w:color w:val="000000" w:themeColor="text1"/>
              </w:rPr>
              <w:t xml:space="preserve">: </w:t>
            </w:r>
          </w:p>
          <w:p w14:paraId="48C5530E" w14:textId="10B73A44" w:rsidR="1E2424C5" w:rsidRDefault="1E2424C5" w:rsidP="00E850EF">
            <w:pPr>
              <w:pStyle w:val="ListParagraph"/>
              <w:numPr>
                <w:ilvl w:val="0"/>
                <w:numId w:val="76"/>
              </w:numPr>
              <w:spacing w:after="0" w:line="240" w:lineRule="auto"/>
              <w:rPr>
                <w:color w:val="000000" w:themeColor="text1"/>
              </w:rPr>
            </w:pPr>
            <w:r w:rsidRPr="1E2424C5">
              <w:rPr>
                <w:color w:val="000000" w:themeColor="text1"/>
              </w:rPr>
              <w:t>DBS check is passed.</w:t>
            </w:r>
          </w:p>
          <w:p w14:paraId="09FFEDDB" w14:textId="1F078873" w:rsidR="1E2424C5" w:rsidRDefault="1E2424C5" w:rsidP="00E850EF">
            <w:pPr>
              <w:pStyle w:val="ListParagraph"/>
              <w:numPr>
                <w:ilvl w:val="0"/>
                <w:numId w:val="76"/>
              </w:numPr>
              <w:spacing w:after="0" w:line="240" w:lineRule="auto"/>
              <w:rPr>
                <w:color w:val="000000" w:themeColor="text1"/>
              </w:rPr>
            </w:pPr>
            <w:r w:rsidRPr="1E2424C5">
              <w:rPr>
                <w:color w:val="000000" w:themeColor="text1"/>
              </w:rPr>
              <w:t xml:space="preserve">Safeguarding checks have been completed </w:t>
            </w:r>
            <w:r w:rsidR="64D13164" w:rsidRPr="0A3DB654">
              <w:rPr>
                <w:color w:val="000000" w:themeColor="text1"/>
              </w:rPr>
              <w:t>and assessed</w:t>
            </w:r>
            <w:r w:rsidRPr="1E2424C5">
              <w:rPr>
                <w:color w:val="000000" w:themeColor="text1"/>
              </w:rPr>
              <w:t>.</w:t>
            </w:r>
          </w:p>
          <w:p w14:paraId="3BDE7CA2" w14:textId="13DD73CA" w:rsidR="1E2424C5" w:rsidRDefault="1E2424C5" w:rsidP="00E850EF">
            <w:pPr>
              <w:pStyle w:val="ListParagraph"/>
              <w:numPr>
                <w:ilvl w:val="0"/>
                <w:numId w:val="76"/>
              </w:numPr>
              <w:spacing w:after="0" w:line="240" w:lineRule="auto"/>
              <w:rPr>
                <w:color w:val="000000" w:themeColor="text1"/>
              </w:rPr>
            </w:pPr>
            <w:r w:rsidRPr="1E2424C5">
              <w:rPr>
                <w:color w:val="000000" w:themeColor="text1"/>
              </w:rPr>
              <w:t>Housing inspection is passed.</w:t>
            </w:r>
          </w:p>
          <w:p w14:paraId="42D079BE" w14:textId="14076E7E" w:rsidR="1E2424C5" w:rsidRDefault="1E2424C5" w:rsidP="1E2424C5">
            <w:pPr>
              <w:spacing w:after="0" w:line="240" w:lineRule="auto"/>
              <w:ind w:left="720"/>
              <w:rPr>
                <w:color w:val="000000" w:themeColor="text1"/>
              </w:rPr>
            </w:pPr>
          </w:p>
          <w:p w14:paraId="1AF35F8E" w14:textId="458E70D9" w:rsidR="1E2424C5" w:rsidRDefault="1E2424C5" w:rsidP="41C04AD9">
            <w:pPr>
              <w:spacing w:after="0" w:line="240" w:lineRule="auto"/>
              <w:rPr>
                <w:color w:val="000000" w:themeColor="text1"/>
              </w:rPr>
            </w:pPr>
            <w:r w:rsidRPr="1E2424C5">
              <w:rPr>
                <w:color w:val="000000" w:themeColor="text1"/>
              </w:rPr>
              <w:t xml:space="preserve">If all checks are passed, update host/sponsor’s status to </w:t>
            </w:r>
            <w:r w:rsidR="64D13164" w:rsidRPr="6C51517A">
              <w:rPr>
                <w:color w:val="000000" w:themeColor="text1"/>
              </w:rPr>
              <w:t>HST002</w:t>
            </w:r>
            <w:r w:rsidR="64D13164" w:rsidRPr="4A63F5BD">
              <w:rPr>
                <w:color w:val="000000" w:themeColor="text1"/>
              </w:rPr>
              <w:t>.</w:t>
            </w:r>
            <w:r w:rsidR="64D13164" w:rsidRPr="41C04AD9">
              <w:rPr>
                <w:color w:val="000000" w:themeColor="text1"/>
              </w:rPr>
              <w:t xml:space="preserve"> </w:t>
            </w:r>
          </w:p>
          <w:p w14:paraId="5CA67D96" w14:textId="6332312D" w:rsidR="1E2424C5" w:rsidRDefault="17C4AC6C" w:rsidP="1E2424C5">
            <w:pPr>
              <w:spacing w:after="0" w:line="240" w:lineRule="auto"/>
              <w:rPr>
                <w:color w:val="000000" w:themeColor="text1"/>
              </w:rPr>
            </w:pPr>
            <w:r w:rsidRPr="17C4AC6C">
              <w:rPr>
                <w:color w:val="000000" w:themeColor="text1"/>
              </w:rPr>
              <w:t xml:space="preserve">Once their applicant arrives, they will change to </w:t>
            </w:r>
            <w:r w:rsidR="6B2742B9" w:rsidRPr="6B2742B9">
              <w:rPr>
                <w:color w:val="000000" w:themeColor="text1"/>
              </w:rPr>
              <w:t xml:space="preserve">HST003 </w:t>
            </w:r>
            <w:r w:rsidR="6B2742B9" w:rsidRPr="6B2742B9">
              <w:rPr>
                <w:color w:val="000000" w:themeColor="text1"/>
              </w:rPr>
              <w:lastRenderedPageBreak/>
              <w:t>(as they become active hosts).</w:t>
            </w:r>
          </w:p>
        </w:tc>
      </w:tr>
      <w:tr w:rsidR="1E2424C5" w14:paraId="630D5BF7" w14:textId="77777777" w:rsidTr="7DF24D8A">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B2C0B2" w14:textId="1EA10D2C" w:rsidR="1E2424C5" w:rsidRDefault="1E2424C5" w:rsidP="1E2424C5">
            <w:pPr>
              <w:spacing w:after="0" w:line="240" w:lineRule="auto"/>
              <w:rPr>
                <w:color w:val="000000" w:themeColor="text1"/>
              </w:rPr>
            </w:pPr>
            <w:r w:rsidRPr="1E2424C5">
              <w:rPr>
                <w:b/>
                <w:bCs/>
                <w:color w:val="000000" w:themeColor="text1"/>
              </w:rPr>
              <w:lastRenderedPageBreak/>
              <w:t>HST003</w:t>
            </w:r>
            <w:r w:rsidRPr="1E2424C5">
              <w:rPr>
                <w:color w:val="000000" w:themeColor="text1"/>
              </w:rPr>
              <w:t> </w:t>
            </w:r>
          </w:p>
          <w:p w14:paraId="3A3EEFD8" w14:textId="7FC61929" w:rsidR="1E2424C5" w:rsidRDefault="1E2424C5" w:rsidP="1E2424C5">
            <w:pPr>
              <w:spacing w:after="0" w:line="240" w:lineRule="auto"/>
              <w:rPr>
                <w:color w:val="000000" w:themeColor="text1"/>
              </w:rPr>
            </w:pPr>
            <w:r w:rsidRPr="1E2424C5">
              <w:rPr>
                <w:b/>
                <w:bCs/>
                <w:color w:val="000000" w:themeColor="text1"/>
              </w:rPr>
              <w:t>Active</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029365" w14:textId="68DDDD66" w:rsidR="1E2424C5" w:rsidRDefault="1E2424C5" w:rsidP="1E2424C5">
            <w:pPr>
              <w:spacing w:after="0" w:line="240" w:lineRule="auto"/>
              <w:rPr>
                <w:color w:val="000000" w:themeColor="text1"/>
              </w:rPr>
            </w:pPr>
            <w:r w:rsidRPr="1E2424C5">
              <w:rPr>
                <w:color w:val="000000" w:themeColor="text1"/>
              </w:rPr>
              <w:t>The new arrival(s) moves into the Host/sponsor’s accommodation </w:t>
            </w:r>
          </w:p>
          <w:p w14:paraId="4668AE5D" w14:textId="67D3EAB0" w:rsidR="1E2424C5" w:rsidRDefault="1E2424C5" w:rsidP="1E2424C5">
            <w:pPr>
              <w:spacing w:after="0" w:line="240" w:lineRule="auto"/>
              <w:rPr>
                <w:color w:val="000000" w:themeColor="text1"/>
              </w:rPr>
            </w:pPr>
          </w:p>
          <w:p w14:paraId="1AB8F8CB" w14:textId="687C5C68" w:rsidR="1E2424C5" w:rsidRDefault="1E2424C5" w:rsidP="1E2424C5">
            <w:pPr>
              <w:spacing w:after="0" w:line="240" w:lineRule="auto"/>
              <w:rPr>
                <w:color w:val="000000" w:themeColor="text1"/>
              </w:rPr>
            </w:pPr>
            <w:r w:rsidRPr="1E2424C5">
              <w:rPr>
                <w:color w:val="000000" w:themeColor="text1"/>
              </w:rPr>
              <w:t xml:space="preserve">The host will welcome their new arrivals and support them to liaise with local wraparound support services.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BC6952" w14:textId="2184289B" w:rsidR="6B2742B9" w:rsidRDefault="47347457" w:rsidP="6B2742B9">
            <w:pPr>
              <w:spacing w:after="0" w:line="240" w:lineRule="auto"/>
              <w:rPr>
                <w:color w:val="000000" w:themeColor="text1"/>
              </w:rPr>
            </w:pPr>
            <w:r w:rsidRPr="47347457">
              <w:rPr>
                <w:color w:val="000000" w:themeColor="text1"/>
              </w:rPr>
              <w:t>When new arrivals move in, update the status of the host to HST003.</w:t>
            </w:r>
          </w:p>
          <w:p w14:paraId="0F0780C3" w14:textId="26313A03" w:rsidR="6B2742B9" w:rsidRDefault="6B2742B9" w:rsidP="6B2742B9">
            <w:pPr>
              <w:spacing w:after="0" w:line="240" w:lineRule="auto"/>
              <w:rPr>
                <w:color w:val="000000" w:themeColor="text1"/>
              </w:rPr>
            </w:pPr>
          </w:p>
          <w:p w14:paraId="74BA3C05" w14:textId="62270AE7" w:rsidR="1E2424C5" w:rsidRDefault="1E2424C5" w:rsidP="1E2424C5">
            <w:pPr>
              <w:spacing w:after="0" w:line="240" w:lineRule="auto"/>
              <w:rPr>
                <w:color w:val="000000" w:themeColor="text1"/>
              </w:rPr>
            </w:pPr>
            <w:r w:rsidRPr="1E2424C5">
              <w:rPr>
                <w:color w:val="000000" w:themeColor="text1"/>
              </w:rPr>
              <w:t xml:space="preserve">Payment arrangements (details captured on local systems) are put in place to provide financial support to the host and to the new arrival. </w:t>
            </w:r>
          </w:p>
          <w:p w14:paraId="3A50F1EF" w14:textId="424731F3" w:rsidR="1E2424C5" w:rsidRDefault="1E2424C5" w:rsidP="1E2424C5">
            <w:pPr>
              <w:spacing w:after="0" w:line="240" w:lineRule="auto"/>
              <w:rPr>
                <w:color w:val="000000" w:themeColor="text1"/>
              </w:rPr>
            </w:pPr>
          </w:p>
          <w:p w14:paraId="47E305B5" w14:textId="7F42935B" w:rsidR="1E2424C5" w:rsidRDefault="1E2424C5" w:rsidP="1E2424C5">
            <w:pPr>
              <w:spacing w:after="0" w:line="240" w:lineRule="auto"/>
              <w:rPr>
                <w:color w:val="000000" w:themeColor="text1"/>
              </w:rPr>
            </w:pPr>
            <w:r w:rsidRPr="1E2424C5">
              <w:rPr>
                <w:color w:val="000000" w:themeColor="text1"/>
              </w:rPr>
              <w:t xml:space="preserve">Local authority will log on the system that an emergency £200 payment has been provided to the new arrival. </w:t>
            </w:r>
          </w:p>
          <w:p w14:paraId="43C32D29" w14:textId="67F5FF52" w:rsidR="1E2424C5" w:rsidRDefault="1E2424C5" w:rsidP="1E2424C5">
            <w:pPr>
              <w:spacing w:after="0" w:line="240" w:lineRule="auto"/>
              <w:rPr>
                <w:color w:val="000000" w:themeColor="text1"/>
              </w:rPr>
            </w:pPr>
          </w:p>
          <w:p w14:paraId="09C80B69" w14:textId="1729D23B" w:rsidR="1E2424C5" w:rsidRDefault="1E2424C5" w:rsidP="1E2424C5">
            <w:pPr>
              <w:spacing w:after="0" w:line="240" w:lineRule="auto"/>
              <w:rPr>
                <w:color w:val="000000" w:themeColor="text1"/>
              </w:rPr>
            </w:pPr>
            <w:r w:rsidRPr="1E2424C5">
              <w:rPr>
                <w:color w:val="000000" w:themeColor="text1"/>
              </w:rPr>
              <w:t>Create a case note noting Emergency Payment Issued with details of who processed/ authorised the payment and when. Capture whether payment to new arrival made by cash or pre-payment card.</w:t>
            </w:r>
          </w:p>
          <w:p w14:paraId="26004188" w14:textId="121F947D" w:rsidR="1E2424C5" w:rsidRDefault="1E2424C5" w:rsidP="1E2424C5">
            <w:pPr>
              <w:spacing w:after="0" w:line="240" w:lineRule="auto"/>
              <w:rPr>
                <w:color w:val="000000" w:themeColor="text1"/>
              </w:rPr>
            </w:pP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CF0A81" w14:textId="7FC1ECAC"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98681B" w14:textId="2FA06F76" w:rsidR="1E2424C5" w:rsidRDefault="1E2424C5" w:rsidP="1E2424C5">
            <w:pPr>
              <w:spacing w:after="0" w:line="240" w:lineRule="auto"/>
              <w:rPr>
                <w:color w:val="000000" w:themeColor="text1"/>
              </w:rPr>
            </w:pPr>
            <w:r w:rsidRPr="1E2424C5">
              <w:rPr>
                <w:color w:val="000000" w:themeColor="text1"/>
              </w:rPr>
              <w:t xml:space="preserve">Host status remains at HST003 for the duration of the agreed hosting arrangement. </w:t>
            </w:r>
          </w:p>
        </w:tc>
      </w:tr>
      <w:tr w:rsidR="1E2424C5" w14:paraId="7247F799" w14:textId="77777777" w:rsidTr="7DF24D8A">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AE4DCD" w14:textId="35767D86" w:rsidR="1E2424C5" w:rsidRDefault="1E2424C5" w:rsidP="1E2424C5">
            <w:pPr>
              <w:spacing w:after="0" w:line="240" w:lineRule="auto"/>
              <w:rPr>
                <w:color w:val="000000" w:themeColor="text1"/>
              </w:rPr>
            </w:pPr>
            <w:r w:rsidRPr="1E2424C5">
              <w:rPr>
                <w:b/>
                <w:bCs/>
                <w:color w:val="000000" w:themeColor="text1"/>
              </w:rPr>
              <w:t>HST004</w:t>
            </w:r>
            <w:r w:rsidRPr="1E2424C5">
              <w:rPr>
                <w:color w:val="000000" w:themeColor="text1"/>
              </w:rPr>
              <w:t> </w:t>
            </w:r>
          </w:p>
          <w:p w14:paraId="113AD65C" w14:textId="35D42FBE" w:rsidR="1E2424C5" w:rsidRDefault="1E2424C5" w:rsidP="1E2424C5">
            <w:pPr>
              <w:spacing w:after="0" w:line="240" w:lineRule="auto"/>
              <w:rPr>
                <w:color w:val="000000" w:themeColor="text1"/>
              </w:rPr>
            </w:pPr>
            <w:r w:rsidRPr="1E2424C5">
              <w:rPr>
                <w:b/>
                <w:bCs/>
                <w:color w:val="000000" w:themeColor="text1"/>
              </w:rPr>
              <w:t>Withdrawn</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B27F23" w14:textId="38F24449" w:rsidR="1E2424C5" w:rsidRDefault="1E2424C5" w:rsidP="1E2424C5">
            <w:pPr>
              <w:spacing w:after="0" w:line="240" w:lineRule="auto"/>
              <w:rPr>
                <w:color w:val="000000" w:themeColor="text1"/>
              </w:rPr>
            </w:pPr>
            <w:r w:rsidRPr="1E2424C5">
              <w:rPr>
                <w:color w:val="000000" w:themeColor="text1"/>
              </w:rPr>
              <w:t xml:space="preserve">The </w:t>
            </w:r>
            <w:r w:rsidR="64D13164" w:rsidRPr="0DE911EF">
              <w:rPr>
                <w:color w:val="000000" w:themeColor="text1"/>
              </w:rPr>
              <w:t>host/</w:t>
            </w:r>
            <w:r w:rsidR="64D13164" w:rsidRPr="621A8D09">
              <w:rPr>
                <w:color w:val="000000" w:themeColor="text1"/>
              </w:rPr>
              <w:t>sponsor</w:t>
            </w:r>
            <w:r w:rsidRPr="1E2424C5">
              <w:rPr>
                <w:color w:val="000000" w:themeColor="text1"/>
              </w:rPr>
              <w:t xml:space="preserve"> no longer wishes to offer their property to house individuals/families under either scheme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9440AE" w14:textId="096E883B" w:rsidR="1E2424C5" w:rsidRDefault="1E2424C5" w:rsidP="1E2424C5">
            <w:pPr>
              <w:spacing w:after="0" w:line="240" w:lineRule="auto"/>
              <w:rPr>
                <w:color w:val="000000" w:themeColor="text1"/>
              </w:rPr>
            </w:pPr>
            <w:r w:rsidRPr="1E2424C5">
              <w:rPr>
                <w:color w:val="000000" w:themeColor="text1"/>
              </w:rPr>
              <w:t xml:space="preserve">Change the status and add a case note to the system with any relevant (non-sensitive) information. </w:t>
            </w:r>
          </w:p>
          <w:p w14:paraId="6DD96E64" w14:textId="21AC135F" w:rsidR="1E2424C5" w:rsidRDefault="1E2424C5" w:rsidP="1E2424C5">
            <w:pPr>
              <w:spacing w:after="0" w:line="240" w:lineRule="auto"/>
              <w:rPr>
                <w:color w:val="000000" w:themeColor="text1"/>
              </w:rPr>
            </w:pPr>
          </w:p>
          <w:p w14:paraId="304826EA" w14:textId="52929ECF" w:rsidR="1E2424C5" w:rsidRDefault="1E2424C5" w:rsidP="1E2424C5">
            <w:pPr>
              <w:spacing w:after="0" w:line="240" w:lineRule="auto"/>
              <w:rPr>
                <w:color w:val="000000" w:themeColor="text1"/>
              </w:rPr>
            </w:pPr>
            <w:r w:rsidRPr="1E2424C5">
              <w:rPr>
                <w:color w:val="000000" w:themeColor="text1"/>
              </w:rPr>
              <w:t xml:space="preserve">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BD2325" w14:textId="64168BFD"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A0FD7F" w14:textId="38825E77" w:rsidR="1E2424C5" w:rsidRDefault="1E2424C5" w:rsidP="1E2424C5">
            <w:pPr>
              <w:spacing w:after="0" w:line="240" w:lineRule="auto"/>
              <w:rPr>
                <w:color w:val="000000" w:themeColor="text1"/>
              </w:rPr>
            </w:pPr>
            <w:r w:rsidRPr="1E2424C5">
              <w:rPr>
                <w:color w:val="000000" w:themeColor="text1"/>
              </w:rPr>
              <w:t> </w:t>
            </w:r>
          </w:p>
        </w:tc>
      </w:tr>
      <w:tr w:rsidR="1E2424C5" w14:paraId="7C9539DB" w14:textId="77777777" w:rsidTr="7DF24D8A">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210620" w14:textId="64646044" w:rsidR="1E2424C5" w:rsidRDefault="1E2424C5" w:rsidP="1E2424C5">
            <w:pPr>
              <w:spacing w:after="0" w:line="240" w:lineRule="auto"/>
              <w:rPr>
                <w:color w:val="000000" w:themeColor="text1"/>
              </w:rPr>
            </w:pPr>
            <w:r w:rsidRPr="1E2424C5">
              <w:rPr>
                <w:b/>
                <w:bCs/>
                <w:color w:val="000000" w:themeColor="text1"/>
              </w:rPr>
              <w:lastRenderedPageBreak/>
              <w:t>HST005</w:t>
            </w:r>
            <w:r w:rsidRPr="1E2424C5">
              <w:rPr>
                <w:color w:val="000000" w:themeColor="text1"/>
              </w:rPr>
              <w:t> </w:t>
            </w:r>
          </w:p>
          <w:p w14:paraId="3270C022" w14:textId="57B3C60A" w:rsidR="1E2424C5" w:rsidRDefault="1E2424C5" w:rsidP="1E2424C5">
            <w:pPr>
              <w:spacing w:after="0" w:line="240" w:lineRule="auto"/>
              <w:rPr>
                <w:color w:val="000000" w:themeColor="text1"/>
              </w:rPr>
            </w:pPr>
            <w:r w:rsidRPr="1E2424C5">
              <w:rPr>
                <w:b/>
                <w:bCs/>
                <w:color w:val="000000" w:themeColor="text1"/>
              </w:rPr>
              <w:t>Rejected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8D2571" w14:textId="35B2A536" w:rsidR="1E2424C5" w:rsidRDefault="1E2424C5" w:rsidP="1E2424C5">
            <w:pPr>
              <w:spacing w:after="0" w:line="240" w:lineRule="auto"/>
              <w:rPr>
                <w:color w:val="000000" w:themeColor="text1"/>
              </w:rPr>
            </w:pPr>
            <w:r w:rsidRPr="1E2424C5">
              <w:rPr>
                <w:color w:val="000000" w:themeColor="text1"/>
              </w:rPr>
              <w:t>Sponsor has not successfully completed their checks. Application has been rejected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69DBBE" w14:textId="68C8928B" w:rsidR="1E2424C5" w:rsidRDefault="55AAEBFE" w:rsidP="1E2424C5">
            <w:pPr>
              <w:spacing w:after="0" w:line="240" w:lineRule="auto"/>
              <w:rPr>
                <w:color w:val="000000" w:themeColor="text1"/>
              </w:rPr>
            </w:pPr>
            <w:r w:rsidRPr="1ACB620F">
              <w:rPr>
                <w:color w:val="000000" w:themeColor="text1"/>
              </w:rPr>
              <w:t>U</w:t>
            </w:r>
            <w:r w:rsidR="2757F806" w:rsidRPr="1ACB620F">
              <w:rPr>
                <w:color w:val="000000" w:themeColor="text1"/>
              </w:rPr>
              <w:t>pdate</w:t>
            </w:r>
            <w:r w:rsidR="1E2424C5" w:rsidRPr="1E2424C5">
              <w:rPr>
                <w:color w:val="000000" w:themeColor="text1"/>
              </w:rPr>
              <w:t xml:space="preserve"> the case notes </w:t>
            </w:r>
            <w:r w:rsidR="321DBB19" w:rsidRPr="1ACB620F">
              <w:rPr>
                <w:color w:val="000000" w:themeColor="text1"/>
              </w:rPr>
              <w:t>with</w:t>
            </w:r>
            <w:r w:rsidR="1E2424C5" w:rsidRPr="1E2424C5">
              <w:rPr>
                <w:color w:val="000000" w:themeColor="text1"/>
              </w:rPr>
              <w:t xml:space="preserve"> when checks were commenced to capture that the checks were not completed/passed. </w:t>
            </w:r>
          </w:p>
          <w:p w14:paraId="2395F3F9" w14:textId="67998EC6" w:rsidR="1E2424C5" w:rsidRDefault="1E2424C5" w:rsidP="1E2424C5">
            <w:pPr>
              <w:spacing w:after="0" w:line="240" w:lineRule="auto"/>
              <w:rPr>
                <w:color w:val="000000" w:themeColor="text1"/>
              </w:rPr>
            </w:pPr>
          </w:p>
          <w:p w14:paraId="2893108E" w14:textId="407F3B2E" w:rsidR="1E2424C5" w:rsidRDefault="1E2424C5" w:rsidP="1E2424C5">
            <w:pPr>
              <w:spacing w:after="0" w:line="240" w:lineRule="auto"/>
              <w:rPr>
                <w:color w:val="000000" w:themeColor="text1"/>
              </w:rPr>
            </w:pPr>
            <w:r w:rsidRPr="1E2424C5">
              <w:rPr>
                <w:color w:val="000000" w:themeColor="text1"/>
              </w:rPr>
              <w:t>Notify external systems (JIRA) of withdrawal of offer to prevent applicant from travelling.</w:t>
            </w:r>
          </w:p>
          <w:p w14:paraId="64191E9F" w14:textId="50EEEC29" w:rsidR="1E2424C5" w:rsidRDefault="1E2424C5" w:rsidP="1E2424C5">
            <w:pPr>
              <w:spacing w:after="0" w:line="240" w:lineRule="auto"/>
              <w:rPr>
                <w:color w:val="000000" w:themeColor="text1"/>
              </w:rPr>
            </w:pPr>
          </w:p>
          <w:p w14:paraId="73EB2079" w14:textId="5AEBCF94" w:rsidR="1E2424C5" w:rsidRDefault="1E2424C5" w:rsidP="1E2424C5">
            <w:pPr>
              <w:spacing w:after="0" w:line="240" w:lineRule="auto"/>
              <w:rPr>
                <w:color w:val="000000" w:themeColor="text1"/>
              </w:rPr>
            </w:pPr>
            <w:r w:rsidRPr="1E2424C5">
              <w:rPr>
                <w:color w:val="000000" w:themeColor="text1"/>
              </w:rPr>
              <w:t>If the new arrival is already here, undertake rematching process to find a new host.</w:t>
            </w:r>
          </w:p>
          <w:p w14:paraId="0FCA3E4D" w14:textId="7B85EDD7" w:rsidR="1E2424C5" w:rsidRDefault="1E2424C5" w:rsidP="1E2424C5">
            <w:pPr>
              <w:spacing w:after="0" w:line="240" w:lineRule="auto"/>
              <w:rPr>
                <w:color w:val="000000" w:themeColor="text1"/>
              </w:rPr>
            </w:pPr>
          </w:p>
          <w:p w14:paraId="545B2D74" w14:textId="4EBB07F4" w:rsidR="1E2424C5" w:rsidRDefault="1E2424C5" w:rsidP="1E2424C5">
            <w:pPr>
              <w:spacing w:after="0" w:line="240" w:lineRule="auto"/>
              <w:rPr>
                <w:color w:val="000000" w:themeColor="text1"/>
              </w:rPr>
            </w:pPr>
            <w:r w:rsidRPr="1E2424C5">
              <w:rPr>
                <w:color w:val="000000" w:themeColor="text1"/>
              </w:rPr>
              <w:t xml:space="preserve">The status can then be updated to HST005.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F6A8D4" w14:textId="75BB5143"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863F67" w14:textId="3D1165DB" w:rsidR="1E2424C5" w:rsidRDefault="1E2424C5" w:rsidP="1E2424C5">
            <w:pPr>
              <w:spacing w:after="0" w:line="240" w:lineRule="auto"/>
              <w:rPr>
                <w:color w:val="000000" w:themeColor="text1"/>
              </w:rPr>
            </w:pPr>
            <w:r w:rsidRPr="1E2424C5">
              <w:rPr>
                <w:color w:val="000000" w:themeColor="text1"/>
              </w:rPr>
              <w:t> </w:t>
            </w:r>
          </w:p>
        </w:tc>
      </w:tr>
    </w:tbl>
    <w:p w14:paraId="01FC678D" w14:textId="14360DD0" w:rsidR="1E2424C5" w:rsidRDefault="1E2424C5" w:rsidP="1E2424C5">
      <w:pPr>
        <w:spacing w:after="0" w:line="291" w:lineRule="auto"/>
      </w:pPr>
    </w:p>
    <w:p w14:paraId="399CA174" w14:textId="0FCD2F83" w:rsidR="349395C9" w:rsidRDefault="349395C9" w:rsidP="4A75D40F">
      <w:pPr>
        <w:pStyle w:val="Heading3"/>
        <w:rPr>
          <w:rStyle w:val="Heading1Char"/>
          <w:b/>
          <w:bCs/>
        </w:rPr>
      </w:pPr>
      <w:bookmarkStart w:id="117" w:name="_Toc631008662"/>
      <w:r>
        <w:br w:type="page"/>
      </w:r>
      <w:r w:rsidR="00C15C95" w:rsidRPr="4A75D40F">
        <w:rPr>
          <w:sz w:val="36"/>
          <w:szCs w:val="36"/>
        </w:rPr>
        <w:lastRenderedPageBreak/>
        <w:t xml:space="preserve">Annex 2 – </w:t>
      </w:r>
      <w:r w:rsidR="64D1C234" w:rsidRPr="4A75D40F">
        <w:rPr>
          <w:sz w:val="36"/>
          <w:szCs w:val="36"/>
        </w:rPr>
        <w:t xml:space="preserve">Status Reasons and </w:t>
      </w:r>
      <w:r w:rsidR="638F204E" w:rsidRPr="4A75D40F">
        <w:rPr>
          <w:sz w:val="36"/>
          <w:szCs w:val="36"/>
        </w:rPr>
        <w:t>E</w:t>
      </w:r>
      <w:r w:rsidR="64D1C234" w:rsidRPr="4A75D40F">
        <w:rPr>
          <w:sz w:val="36"/>
          <w:szCs w:val="36"/>
        </w:rPr>
        <w:t>xplanations</w:t>
      </w:r>
      <w:bookmarkEnd w:id="117"/>
    </w:p>
    <w:p w14:paraId="4101A30B" w14:textId="6AF1D91B" w:rsidR="64D1C234" w:rsidRDefault="64D1C234" w:rsidP="349395C9">
      <w:r>
        <w:t xml:space="preserve">Whilst journey status reasons are not mandatory fields, it does help to provide additional ‘at a glance’ context for colleagues accessing the record. Here is a list of the </w:t>
      </w:r>
      <w:r w:rsidR="00164095">
        <w:t xml:space="preserve">Individual </w:t>
      </w:r>
      <w:r>
        <w:t>and S</w:t>
      </w:r>
      <w:r w:rsidR="00164095">
        <w:t xml:space="preserve">uper </w:t>
      </w:r>
      <w:r>
        <w:t>S</w:t>
      </w:r>
      <w:r w:rsidR="00164095">
        <w:t>ponsor Scheme</w:t>
      </w:r>
      <w:r>
        <w:t xml:space="preserve"> journey status reasons and a brief explanation.</w:t>
      </w:r>
    </w:p>
    <w:p w14:paraId="212F1848" w14:textId="428A0FFF" w:rsidR="64D1C234" w:rsidRPr="00460C4F" w:rsidRDefault="54B942A8" w:rsidP="349395C9">
      <w:r>
        <w:t>Users of</w:t>
      </w:r>
      <w:r w:rsidR="64D1C234">
        <w:t xml:space="preserve"> the system will need to make a judgement on a case-by-case basis as to which </w:t>
      </w:r>
      <w:r w:rsidR="00164095">
        <w:t xml:space="preserve">status reason is </w:t>
      </w:r>
      <w:r w:rsidR="64D1C234">
        <w:t xml:space="preserve">applicable for a particular </w:t>
      </w:r>
      <w:r w:rsidR="64D1C234" w:rsidRPr="00460C4F">
        <w:t>record at a point in time.</w:t>
      </w:r>
    </w:p>
    <w:tbl>
      <w:tblPr>
        <w:tblStyle w:val="TableGrid"/>
        <w:tblW w:w="13950" w:type="dxa"/>
        <w:tblLayout w:type="fixed"/>
        <w:tblLook w:val="06A0" w:firstRow="1" w:lastRow="0" w:firstColumn="1" w:lastColumn="0" w:noHBand="1" w:noVBand="1"/>
      </w:tblPr>
      <w:tblGrid>
        <w:gridCol w:w="3823"/>
        <w:gridCol w:w="10127"/>
      </w:tblGrid>
      <w:tr w:rsidR="349395C9" w14:paraId="74CBD2E7" w14:textId="77777777" w:rsidTr="0DA619C1">
        <w:tc>
          <w:tcPr>
            <w:tcW w:w="3823" w:type="dxa"/>
          </w:tcPr>
          <w:p w14:paraId="16324327" w14:textId="089C7963" w:rsidR="6F90D702" w:rsidRPr="00460C4F" w:rsidRDefault="3EEC53F2" w:rsidP="0DA619C1">
            <w:pPr>
              <w:rPr>
                <w:b/>
                <w:bCs/>
              </w:rPr>
            </w:pPr>
            <w:r w:rsidRPr="00460C4F">
              <w:rPr>
                <w:b/>
                <w:bCs/>
              </w:rPr>
              <w:t xml:space="preserve">Status </w:t>
            </w:r>
            <w:r w:rsidR="32FA333C" w:rsidRPr="00460C4F">
              <w:rPr>
                <w:b/>
                <w:bCs/>
              </w:rPr>
              <w:t>for Applicants</w:t>
            </w:r>
          </w:p>
        </w:tc>
        <w:tc>
          <w:tcPr>
            <w:tcW w:w="10127" w:type="dxa"/>
          </w:tcPr>
          <w:p w14:paraId="0FBA3C6B" w14:textId="7B268D4D" w:rsidR="6F90D702" w:rsidRDefault="6F90D702" w:rsidP="349395C9">
            <w:pPr>
              <w:rPr>
                <w:b/>
              </w:rPr>
            </w:pPr>
            <w:r w:rsidRPr="00460C4F">
              <w:rPr>
                <w:b/>
              </w:rPr>
              <w:t>Explanation</w:t>
            </w:r>
          </w:p>
        </w:tc>
      </w:tr>
      <w:tr w:rsidR="349395C9" w14:paraId="3CD1C000" w14:textId="77777777" w:rsidTr="0DA619C1">
        <w:tc>
          <w:tcPr>
            <w:tcW w:w="3823" w:type="dxa"/>
          </w:tcPr>
          <w:p w14:paraId="41F59689" w14:textId="0282DE2A" w:rsidR="6F90D702" w:rsidRDefault="6F90D702" w:rsidP="349395C9">
            <w:r>
              <w:t>Active</w:t>
            </w:r>
          </w:p>
        </w:tc>
        <w:tc>
          <w:tcPr>
            <w:tcW w:w="10127" w:type="dxa"/>
          </w:tcPr>
          <w:p w14:paraId="6A3B5D2E" w14:textId="0FCA2ACE" w:rsidR="6F90D702" w:rsidRDefault="6F90D702" w:rsidP="349395C9">
            <w:r>
              <w:t>The case is active and progressing as expected</w:t>
            </w:r>
            <w:r w:rsidR="1C1DD65F">
              <w:t>.</w:t>
            </w:r>
          </w:p>
        </w:tc>
      </w:tr>
      <w:tr w:rsidR="349395C9" w14:paraId="33F182F8" w14:textId="77777777" w:rsidTr="0DA619C1">
        <w:tc>
          <w:tcPr>
            <w:tcW w:w="3823" w:type="dxa"/>
          </w:tcPr>
          <w:p w14:paraId="272AC71A" w14:textId="7BE19110" w:rsidR="6F90D702" w:rsidRDefault="6F90D702" w:rsidP="349395C9">
            <w:r>
              <w:t>Case Completed</w:t>
            </w:r>
          </w:p>
        </w:tc>
        <w:tc>
          <w:tcPr>
            <w:tcW w:w="10127" w:type="dxa"/>
          </w:tcPr>
          <w:p w14:paraId="0287F0A0" w14:textId="707E8C2B" w:rsidR="6F90D702" w:rsidRDefault="6F90D702" w:rsidP="349395C9">
            <w:r>
              <w:t>The individual has either moved out of a welcome centre and into hosted accommodation (if on Super S</w:t>
            </w:r>
            <w:r w:rsidR="734677C2">
              <w:t>p</w:t>
            </w:r>
            <w:r>
              <w:t>onsor Scheme)</w:t>
            </w:r>
            <w:r w:rsidR="758EB4EA">
              <w:t xml:space="preserve"> or have moved out to more permanent accommodation (if on individual sponsor route)</w:t>
            </w:r>
            <w:r w:rsidR="22F3356D">
              <w:t>.</w:t>
            </w:r>
          </w:p>
        </w:tc>
      </w:tr>
      <w:tr w:rsidR="349395C9" w14:paraId="7C9E28E7" w14:textId="77777777" w:rsidTr="0DA619C1">
        <w:tc>
          <w:tcPr>
            <w:tcW w:w="3823" w:type="dxa"/>
          </w:tcPr>
          <w:p w14:paraId="2B453A1E" w14:textId="15712831" w:rsidR="6F90D702" w:rsidRDefault="6F90D702" w:rsidP="349395C9">
            <w:r>
              <w:t>Confirmation Call Required</w:t>
            </w:r>
          </w:p>
        </w:tc>
        <w:tc>
          <w:tcPr>
            <w:tcW w:w="10127" w:type="dxa"/>
          </w:tcPr>
          <w:p w14:paraId="26B1D01F" w14:textId="48A56AE5" w:rsidR="3E0C3C0B" w:rsidRDefault="3E0C3C0B" w:rsidP="349395C9">
            <w:r>
              <w:t xml:space="preserve">A call is required to confirm </w:t>
            </w:r>
            <w:r w:rsidR="2AEDE257">
              <w:t>travel a</w:t>
            </w:r>
            <w:r>
              <w:t>rrangements</w:t>
            </w:r>
            <w:r w:rsidR="621F23BE">
              <w:t>.</w:t>
            </w:r>
          </w:p>
        </w:tc>
      </w:tr>
      <w:tr w:rsidR="349395C9" w14:paraId="5B4C3F28" w14:textId="77777777" w:rsidTr="0DA619C1">
        <w:tc>
          <w:tcPr>
            <w:tcW w:w="3823" w:type="dxa"/>
          </w:tcPr>
          <w:p w14:paraId="74B8DBF2" w14:textId="0BE9288A" w:rsidR="6F90D702" w:rsidRDefault="6F90D702" w:rsidP="349395C9">
            <w:r>
              <w:t>Family Visas Pending</w:t>
            </w:r>
          </w:p>
        </w:tc>
        <w:tc>
          <w:tcPr>
            <w:tcW w:w="10127" w:type="dxa"/>
          </w:tcPr>
          <w:p w14:paraId="150FBD8E" w14:textId="129E697B" w:rsidR="30F86228" w:rsidRDefault="30F86228" w:rsidP="349395C9">
            <w:r>
              <w:t xml:space="preserve">Individual is awaiting visas for other family members who are travelling as part of the household.  </w:t>
            </w:r>
          </w:p>
        </w:tc>
      </w:tr>
      <w:tr w:rsidR="349395C9" w14:paraId="5E44D0F3" w14:textId="77777777" w:rsidTr="0DA619C1">
        <w:tc>
          <w:tcPr>
            <w:tcW w:w="3823" w:type="dxa"/>
          </w:tcPr>
          <w:p w14:paraId="1B0881F6" w14:textId="76EC511A" w:rsidR="6F90D702" w:rsidRDefault="6F90D702" w:rsidP="349395C9">
            <w:r>
              <w:t>Move to another Visa Scheme</w:t>
            </w:r>
          </w:p>
        </w:tc>
        <w:tc>
          <w:tcPr>
            <w:tcW w:w="10127" w:type="dxa"/>
          </w:tcPr>
          <w:p w14:paraId="7D809CE7" w14:textId="78C02161" w:rsidR="05030E01" w:rsidRDefault="05030E01" w:rsidP="349395C9">
            <w:r>
              <w:t xml:space="preserve">Individual has applied and been issued </w:t>
            </w:r>
            <w:r w:rsidR="554F1FF8">
              <w:t>visas</w:t>
            </w:r>
            <w:r>
              <w:t xml:space="preserve"> under multiple schemes and has switched the one they wish to travel under.</w:t>
            </w:r>
          </w:p>
        </w:tc>
      </w:tr>
      <w:tr w:rsidR="349395C9" w14:paraId="3F6DC86E" w14:textId="77777777" w:rsidTr="0DA619C1">
        <w:tc>
          <w:tcPr>
            <w:tcW w:w="3823" w:type="dxa"/>
          </w:tcPr>
          <w:p w14:paraId="233FEF09" w14:textId="4A1F271B" w:rsidR="6F90D702" w:rsidRDefault="6F90D702" w:rsidP="349395C9">
            <w:r>
              <w:t>Not Travelling</w:t>
            </w:r>
          </w:p>
        </w:tc>
        <w:tc>
          <w:tcPr>
            <w:tcW w:w="10127" w:type="dxa"/>
          </w:tcPr>
          <w:p w14:paraId="0EB9B4BC" w14:textId="53DD420E" w:rsidR="29331FE6" w:rsidRDefault="29331FE6" w:rsidP="349395C9">
            <w:r>
              <w:t xml:space="preserve">Individual </w:t>
            </w:r>
            <w:r w:rsidR="7E95E7CB">
              <w:t>has chosen not to travel.</w:t>
            </w:r>
          </w:p>
        </w:tc>
      </w:tr>
      <w:tr w:rsidR="349395C9" w14:paraId="5720FA10" w14:textId="77777777" w:rsidTr="0DA619C1">
        <w:tc>
          <w:tcPr>
            <w:tcW w:w="3823" w:type="dxa"/>
          </w:tcPr>
          <w:p w14:paraId="5D218540" w14:textId="248F0766" w:rsidR="1115B3FE" w:rsidRDefault="1115B3FE" w:rsidP="349395C9">
            <w:r>
              <w:t>Other Call Back Required</w:t>
            </w:r>
          </w:p>
        </w:tc>
        <w:tc>
          <w:tcPr>
            <w:tcW w:w="10127" w:type="dxa"/>
          </w:tcPr>
          <w:p w14:paraId="1FEFBB32" w14:textId="517712D1" w:rsidR="769D85B0" w:rsidRDefault="769D85B0" w:rsidP="349395C9">
            <w:r>
              <w:t>A call back is required to discuss something relating to their journey or their stay.</w:t>
            </w:r>
          </w:p>
        </w:tc>
      </w:tr>
      <w:tr w:rsidR="349395C9" w14:paraId="7A1796B7" w14:textId="77777777" w:rsidTr="0DA619C1">
        <w:tc>
          <w:tcPr>
            <w:tcW w:w="3823" w:type="dxa"/>
          </w:tcPr>
          <w:p w14:paraId="09F6DD8D" w14:textId="35D6758D" w:rsidR="6F90D702" w:rsidRDefault="6F90D702" w:rsidP="349395C9">
            <w:r>
              <w:t>Pet Service Pending</w:t>
            </w:r>
          </w:p>
        </w:tc>
        <w:tc>
          <w:tcPr>
            <w:tcW w:w="10127" w:type="dxa"/>
          </w:tcPr>
          <w:p w14:paraId="71A37594" w14:textId="1A541829" w:rsidR="772AF6BC" w:rsidRDefault="772AF6BC" w:rsidP="349395C9">
            <w:r>
              <w:t>Awaiting confirmation that Pet transportation and quarantine housing has been arranged</w:t>
            </w:r>
            <w:r w:rsidR="070F235A">
              <w:t xml:space="preserve"> in the UK.</w:t>
            </w:r>
          </w:p>
        </w:tc>
      </w:tr>
      <w:tr w:rsidR="349395C9" w14:paraId="05E17D64" w14:textId="77777777" w:rsidTr="0DA619C1">
        <w:tc>
          <w:tcPr>
            <w:tcW w:w="3823" w:type="dxa"/>
          </w:tcPr>
          <w:p w14:paraId="62D1DBCD" w14:textId="521AF733" w:rsidR="6F90D702" w:rsidRDefault="6F90D702" w:rsidP="349395C9">
            <w:r>
              <w:t>Travel Date Pending</w:t>
            </w:r>
          </w:p>
        </w:tc>
        <w:tc>
          <w:tcPr>
            <w:tcW w:w="10127" w:type="dxa"/>
          </w:tcPr>
          <w:p w14:paraId="7ACDAA5D" w14:textId="3A694998" w:rsidR="2C10016E" w:rsidRDefault="2C10016E" w:rsidP="349395C9">
            <w:r>
              <w:t>Awaiting travel details.</w:t>
            </w:r>
          </w:p>
        </w:tc>
      </w:tr>
      <w:tr w:rsidR="349395C9" w14:paraId="7056C860" w14:textId="77777777" w:rsidTr="0DA619C1">
        <w:tc>
          <w:tcPr>
            <w:tcW w:w="3823" w:type="dxa"/>
          </w:tcPr>
          <w:p w14:paraId="0332D989" w14:textId="0C931185" w:rsidR="6F90D702" w:rsidRDefault="6F90D702" w:rsidP="349395C9">
            <w:r>
              <w:t>Uncontactable</w:t>
            </w:r>
          </w:p>
        </w:tc>
        <w:tc>
          <w:tcPr>
            <w:tcW w:w="10127" w:type="dxa"/>
          </w:tcPr>
          <w:p w14:paraId="37A114E4" w14:textId="74531501" w:rsidR="1F8640E4" w:rsidRDefault="1F8640E4" w:rsidP="349395C9">
            <w:r>
              <w:t>Multiple attempts to contact an individual (or lead contact if a child) have been unsuccessful.</w:t>
            </w:r>
          </w:p>
        </w:tc>
      </w:tr>
      <w:tr w:rsidR="00884B86" w14:paraId="76559CCE" w14:textId="77777777" w:rsidTr="0DA619C1">
        <w:tc>
          <w:tcPr>
            <w:tcW w:w="3823" w:type="dxa"/>
          </w:tcPr>
          <w:p w14:paraId="335A32AE" w14:textId="23BB2BCF" w:rsidR="00884B86" w:rsidRDefault="00884B86" w:rsidP="00884B86">
            <w:r>
              <w:t>Visa Confirmation Pending</w:t>
            </w:r>
          </w:p>
        </w:tc>
        <w:tc>
          <w:tcPr>
            <w:tcW w:w="10127" w:type="dxa"/>
          </w:tcPr>
          <w:p w14:paraId="2657188D" w14:textId="5E8C6E4D" w:rsidR="00884B86" w:rsidRDefault="00884B86" w:rsidP="00884B86">
            <w:r>
              <w:t>Waiting for permission to travel documentation.</w:t>
            </w:r>
          </w:p>
        </w:tc>
      </w:tr>
      <w:tr w:rsidR="00884B86" w14:paraId="7F160692" w14:textId="77777777" w:rsidTr="0DA619C1">
        <w:tc>
          <w:tcPr>
            <w:tcW w:w="3823" w:type="dxa"/>
          </w:tcPr>
          <w:p w14:paraId="182A5E58" w14:textId="271DB887" w:rsidR="00884B86" w:rsidRDefault="00884B86" w:rsidP="00884B86">
            <w:r>
              <w:t>Self-Supporting</w:t>
            </w:r>
          </w:p>
        </w:tc>
        <w:tc>
          <w:tcPr>
            <w:tcW w:w="10127" w:type="dxa"/>
          </w:tcPr>
          <w:p w14:paraId="163D09FA" w14:textId="4BE83457" w:rsidR="00884B86" w:rsidRDefault="00884B86" w:rsidP="00884B86">
            <w:r>
              <w:t>Individual has moved into self-funded accommodation and are no longer reliant on Local Authority services provided to Ukrainians on their arrival into the UK under either the IS or SS Scheme</w:t>
            </w:r>
          </w:p>
        </w:tc>
      </w:tr>
      <w:tr w:rsidR="00884B86" w14:paraId="0F387A77" w14:textId="77777777" w:rsidTr="0DA619C1">
        <w:tc>
          <w:tcPr>
            <w:tcW w:w="3823" w:type="dxa"/>
          </w:tcPr>
          <w:p w14:paraId="5EABF54E" w14:textId="6565DB1E" w:rsidR="00884B86" w:rsidRDefault="00884B86" w:rsidP="00884B86">
            <w:r>
              <w:t>Repatriation</w:t>
            </w:r>
          </w:p>
        </w:tc>
        <w:tc>
          <w:tcPr>
            <w:tcW w:w="10127" w:type="dxa"/>
          </w:tcPr>
          <w:p w14:paraId="691545CF" w14:textId="62A814C1" w:rsidR="00884B86" w:rsidRDefault="00884B86" w:rsidP="00884B86">
            <w:r>
              <w:t>They have returned to their home country and have not communicated plans regarding their return.</w:t>
            </w:r>
          </w:p>
        </w:tc>
      </w:tr>
      <w:tr w:rsidR="00884B86" w14:paraId="19DD3E4F" w14:textId="77777777" w:rsidTr="0DA619C1">
        <w:tc>
          <w:tcPr>
            <w:tcW w:w="3823" w:type="dxa"/>
          </w:tcPr>
          <w:p w14:paraId="1D3A1864" w14:textId="4F0C55EC" w:rsidR="00884B86" w:rsidRDefault="00884B86" w:rsidP="00884B86">
            <w:r w:rsidRPr="7B64999A">
              <w:lastRenderedPageBreak/>
              <w:t>Support Ended</w:t>
            </w:r>
          </w:p>
        </w:tc>
        <w:tc>
          <w:tcPr>
            <w:tcW w:w="10127" w:type="dxa"/>
          </w:tcPr>
          <w:p w14:paraId="530A5BE0" w14:textId="312A6394" w:rsidR="00884B86" w:rsidRDefault="69A65EAC" w:rsidP="00884B86">
            <w:r>
              <w:t>Individual no longer requires support.  This status reason can be used if the person has died whilst in the UK. Please provide additional clarification as to reason in the case note.</w:t>
            </w:r>
          </w:p>
        </w:tc>
      </w:tr>
    </w:tbl>
    <w:p w14:paraId="31B475E7" w14:textId="77777777" w:rsidR="00814116" w:rsidRDefault="00814116"/>
    <w:tbl>
      <w:tblPr>
        <w:tblStyle w:val="TableGrid"/>
        <w:tblW w:w="0" w:type="auto"/>
        <w:tblLook w:val="04A0" w:firstRow="1" w:lastRow="0" w:firstColumn="1" w:lastColumn="0" w:noHBand="0" w:noVBand="1"/>
      </w:tblPr>
      <w:tblGrid>
        <w:gridCol w:w="6972"/>
        <w:gridCol w:w="6972"/>
      </w:tblGrid>
      <w:tr w:rsidR="003A7E54" w:rsidRPr="00460C4F" w14:paraId="0800290E" w14:textId="77777777" w:rsidTr="003A7E54">
        <w:tc>
          <w:tcPr>
            <w:tcW w:w="6972" w:type="dxa"/>
          </w:tcPr>
          <w:p w14:paraId="2DFCE832" w14:textId="77777777" w:rsidR="003A7E54" w:rsidRPr="00460C4F" w:rsidRDefault="003A7E54" w:rsidP="003A7E54">
            <w:pPr>
              <w:rPr>
                <w:b/>
                <w:bCs/>
              </w:rPr>
            </w:pPr>
            <w:r w:rsidRPr="00460C4F">
              <w:rPr>
                <w:b/>
                <w:bCs/>
              </w:rPr>
              <w:t>Status Reasons for Sponsor/Host</w:t>
            </w:r>
          </w:p>
          <w:p w14:paraId="4FEED1A4" w14:textId="77777777" w:rsidR="003A7E54" w:rsidRPr="00460C4F" w:rsidRDefault="003A7E54">
            <w:pPr>
              <w:shd w:val="clear" w:color="auto" w:fill="auto"/>
              <w:rPr>
                <w:b/>
                <w:bCs/>
              </w:rPr>
            </w:pPr>
          </w:p>
        </w:tc>
        <w:tc>
          <w:tcPr>
            <w:tcW w:w="6972" w:type="dxa"/>
          </w:tcPr>
          <w:p w14:paraId="17ED5C71" w14:textId="55B129AA" w:rsidR="003A7E54" w:rsidRPr="00460C4F" w:rsidRDefault="003A7E54">
            <w:pPr>
              <w:shd w:val="clear" w:color="auto" w:fill="auto"/>
              <w:rPr>
                <w:b/>
                <w:bCs/>
              </w:rPr>
            </w:pPr>
            <w:r w:rsidRPr="00460C4F">
              <w:rPr>
                <w:b/>
                <w:bCs/>
              </w:rPr>
              <w:t>Explanation</w:t>
            </w:r>
          </w:p>
        </w:tc>
      </w:tr>
      <w:tr w:rsidR="003A7E54" w:rsidRPr="00460C4F" w14:paraId="6652E404" w14:textId="77777777" w:rsidTr="003A7E54">
        <w:tc>
          <w:tcPr>
            <w:tcW w:w="6972" w:type="dxa"/>
          </w:tcPr>
          <w:p w14:paraId="0933B4F0" w14:textId="14C65665" w:rsidR="003A7E54" w:rsidRPr="00460C4F" w:rsidRDefault="003A7E54">
            <w:pPr>
              <w:shd w:val="clear" w:color="auto" w:fill="auto"/>
            </w:pPr>
            <w:r w:rsidRPr="00460C4F">
              <w:t>Active</w:t>
            </w:r>
          </w:p>
        </w:tc>
        <w:tc>
          <w:tcPr>
            <w:tcW w:w="6972" w:type="dxa"/>
          </w:tcPr>
          <w:p w14:paraId="1FB10D2B" w14:textId="159FCD73" w:rsidR="003A7E54" w:rsidRPr="00460C4F" w:rsidRDefault="000A4663">
            <w:pPr>
              <w:shd w:val="clear" w:color="auto" w:fill="auto"/>
            </w:pPr>
            <w:r w:rsidRPr="00460C4F">
              <w:t>The record is active and in use.</w:t>
            </w:r>
          </w:p>
        </w:tc>
      </w:tr>
      <w:tr w:rsidR="003A7E54" w:rsidRPr="00460C4F" w14:paraId="5276DA1B" w14:textId="77777777" w:rsidTr="003A7E54">
        <w:tc>
          <w:tcPr>
            <w:tcW w:w="6972" w:type="dxa"/>
          </w:tcPr>
          <w:p w14:paraId="15024C8A" w14:textId="3746FE3D" w:rsidR="003A7E54" w:rsidRPr="00460C4F" w:rsidRDefault="00486756">
            <w:pPr>
              <w:shd w:val="clear" w:color="auto" w:fill="auto"/>
            </w:pPr>
            <w:r w:rsidRPr="00460C4F">
              <w:t>Duplicate Record</w:t>
            </w:r>
          </w:p>
        </w:tc>
        <w:tc>
          <w:tcPr>
            <w:tcW w:w="6972" w:type="dxa"/>
          </w:tcPr>
          <w:p w14:paraId="143F10DE" w14:textId="29E30173" w:rsidR="003A7E54" w:rsidRPr="00460C4F" w:rsidRDefault="00486756">
            <w:pPr>
              <w:shd w:val="clear" w:color="auto" w:fill="auto"/>
            </w:pPr>
            <w:r w:rsidRPr="00460C4F">
              <w:t>There are multiple records for the same sponsor/Host. Mark up all bar one</w:t>
            </w:r>
            <w:r w:rsidR="00516E6D" w:rsidRPr="00460C4F">
              <w:t xml:space="preserve"> as duplicate</w:t>
            </w:r>
          </w:p>
        </w:tc>
      </w:tr>
      <w:tr w:rsidR="003A7E54" w:rsidRPr="00460C4F" w14:paraId="48C354E4" w14:textId="77777777" w:rsidTr="003A7E54">
        <w:tc>
          <w:tcPr>
            <w:tcW w:w="6972" w:type="dxa"/>
          </w:tcPr>
          <w:p w14:paraId="349A2642" w14:textId="1BD7E6F2" w:rsidR="003A7E54" w:rsidRPr="00460C4F" w:rsidRDefault="00A37438">
            <w:pPr>
              <w:shd w:val="clear" w:color="auto" w:fill="auto"/>
            </w:pPr>
            <w:r w:rsidRPr="00460C4F">
              <w:t>Adverse Checks</w:t>
            </w:r>
          </w:p>
        </w:tc>
        <w:tc>
          <w:tcPr>
            <w:tcW w:w="6972" w:type="dxa"/>
          </w:tcPr>
          <w:p w14:paraId="18BA93C3" w14:textId="6958B599" w:rsidR="003A7E54" w:rsidRPr="00460C4F" w:rsidRDefault="00A37438">
            <w:pPr>
              <w:shd w:val="clear" w:color="auto" w:fill="auto"/>
            </w:pPr>
            <w:r w:rsidRPr="00460C4F">
              <w:t>An individual has failed a check against the Police National Computer (PNC) or the Home Office Warnings Index (Central Gov).</w:t>
            </w:r>
            <w:r w:rsidR="000A4663" w:rsidRPr="00460C4F">
              <w:t xml:space="preserve"> Used in conjunction with rejected status code when appropriate</w:t>
            </w:r>
          </w:p>
        </w:tc>
      </w:tr>
      <w:tr w:rsidR="00A37438" w14:paraId="2747DCC9" w14:textId="77777777" w:rsidTr="003A7E54">
        <w:tc>
          <w:tcPr>
            <w:tcW w:w="6972" w:type="dxa"/>
          </w:tcPr>
          <w:p w14:paraId="2747BB17" w14:textId="42A0545E" w:rsidR="00A37438" w:rsidRPr="00460C4F" w:rsidRDefault="00A37438">
            <w:pPr>
              <w:shd w:val="clear" w:color="auto" w:fill="auto"/>
            </w:pPr>
            <w:proofErr w:type="spellStart"/>
            <w:r w:rsidRPr="00460C4F">
              <w:t>InActive</w:t>
            </w:r>
            <w:proofErr w:type="spellEnd"/>
          </w:p>
        </w:tc>
        <w:tc>
          <w:tcPr>
            <w:tcW w:w="6972" w:type="dxa"/>
          </w:tcPr>
          <w:p w14:paraId="05E1174F" w14:textId="50DC533C" w:rsidR="00A37438" w:rsidRPr="00A37438" w:rsidRDefault="00A37438">
            <w:pPr>
              <w:shd w:val="clear" w:color="auto" w:fill="auto"/>
            </w:pPr>
            <w:r w:rsidRPr="00460C4F">
              <w:t xml:space="preserve">The record is no longer active.  Used in conjunction with </w:t>
            </w:r>
            <w:r w:rsidR="000A4663" w:rsidRPr="00460C4F">
              <w:t>rejected or withdrawn status codes.</w:t>
            </w:r>
          </w:p>
        </w:tc>
      </w:tr>
    </w:tbl>
    <w:p w14:paraId="3EF743BB" w14:textId="77777777" w:rsidR="003A7E54" w:rsidRDefault="003A7E54"/>
    <w:p w14:paraId="0FC66505" w14:textId="77777777" w:rsidR="00555C31" w:rsidRDefault="00555C31"/>
    <w:p w14:paraId="78066AAB" w14:textId="502753CB" w:rsidR="349395C9" w:rsidRDefault="349395C9">
      <w:r>
        <w:br w:type="page"/>
      </w:r>
    </w:p>
    <w:p w14:paraId="625B913C" w14:textId="2934CEBA" w:rsidR="003C2AE0" w:rsidRDefault="3AFE5C85">
      <w:pPr>
        <w:pStyle w:val="Heading1"/>
        <w:pageBreakBefore/>
        <w:spacing w:after="200"/>
      </w:pPr>
      <w:bookmarkStart w:id="118" w:name="_Toc632620805"/>
      <w:r>
        <w:lastRenderedPageBreak/>
        <w:t xml:space="preserve">Annex </w:t>
      </w:r>
      <w:r w:rsidR="17D6A4BC">
        <w:t>3</w:t>
      </w:r>
      <w:r>
        <w:t xml:space="preserve"> – </w:t>
      </w:r>
      <w:r w:rsidR="00C15C95">
        <w:t xml:space="preserve">Logging incidents and incident categories </w:t>
      </w:r>
      <w:bookmarkEnd w:id="118"/>
    </w:p>
    <w:p w14:paraId="625B913D" w14:textId="77777777" w:rsidR="003C2AE0" w:rsidRDefault="00C15C95">
      <w:r>
        <w:t xml:space="preserve">This document sets out the agreed Service Model to be adopted by all local authorities and health boards when seeking assistance on the system to ensure DHCW can provide a timely response to queries. </w:t>
      </w:r>
    </w:p>
    <w:p w14:paraId="625B913E" w14:textId="77777777" w:rsidR="003C2AE0" w:rsidRDefault="00C15C95">
      <w:r>
        <w:t xml:space="preserve">The sort of incidents we are anticipating can be categorised into the following: </w:t>
      </w:r>
    </w:p>
    <w:tbl>
      <w:tblPr>
        <w:tblW w:w="13800"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Look w:val="0600" w:firstRow="0" w:lastRow="0" w:firstColumn="0" w:lastColumn="0" w:noHBand="1" w:noVBand="1"/>
      </w:tblPr>
      <w:tblGrid>
        <w:gridCol w:w="1425"/>
        <w:gridCol w:w="3270"/>
        <w:gridCol w:w="9105"/>
      </w:tblGrid>
      <w:tr w:rsidR="003C2AE0" w14:paraId="625B9142" w14:textId="77777777" w:rsidTr="75FD10DA">
        <w:trPr>
          <w:trHeight w:val="300"/>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3F" w14:textId="77777777" w:rsidR="003C2AE0" w:rsidRDefault="00C15C95">
            <w:pPr>
              <w:spacing w:before="40" w:after="40"/>
            </w:pPr>
            <w:r>
              <w:rPr>
                <w:b/>
              </w:rPr>
              <w:t>Incident</w:t>
            </w:r>
            <w:r>
              <w:t xml:space="preserve">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0" w14:textId="77777777" w:rsidR="003C2AE0" w:rsidRDefault="00C15C95">
            <w:pPr>
              <w:spacing w:before="40" w:after="40"/>
            </w:pPr>
            <w:r>
              <w:rPr>
                <w:b/>
              </w:rPr>
              <w:t>Possible Cause</w:t>
            </w:r>
            <w:r>
              <w:t xml:space="preserve">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1" w14:textId="77777777" w:rsidR="003C2AE0" w:rsidRDefault="00C15C95">
            <w:pPr>
              <w:spacing w:before="40" w:after="40"/>
            </w:pPr>
            <w:r>
              <w:rPr>
                <w:b/>
              </w:rPr>
              <w:t>Action</w:t>
            </w:r>
            <w:r>
              <w:t xml:space="preserve"> </w:t>
            </w:r>
          </w:p>
        </w:tc>
      </w:tr>
      <w:tr w:rsidR="003C2AE0" w14:paraId="625B914B" w14:textId="77777777" w:rsidTr="75FD10DA">
        <w:trPr>
          <w:trHeight w:val="322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3" w14:textId="77777777" w:rsidR="003C2AE0" w:rsidRDefault="00C15C95">
            <w:pPr>
              <w:spacing w:before="40" w:after="40"/>
            </w:pPr>
            <w:r>
              <w:t xml:space="preserve">User unable to access the system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4" w14:textId="77777777" w:rsidR="003C2AE0" w:rsidRDefault="00C15C95">
            <w:pPr>
              <w:spacing w:before="40" w:after="40"/>
            </w:pPr>
            <w:r>
              <w:t xml:space="preserve">Either: </w:t>
            </w:r>
          </w:p>
          <w:p w14:paraId="625B9145" w14:textId="77777777" w:rsidR="003C2AE0" w:rsidRDefault="00C15C95" w:rsidP="00E850EF">
            <w:pPr>
              <w:numPr>
                <w:ilvl w:val="0"/>
                <w:numId w:val="22"/>
              </w:numPr>
              <w:spacing w:before="40" w:after="0"/>
            </w:pPr>
            <w:r>
              <w:t xml:space="preserve">New account required </w:t>
            </w:r>
          </w:p>
          <w:p w14:paraId="625B9146" w14:textId="77777777" w:rsidR="003C2AE0" w:rsidRDefault="00C15C95" w:rsidP="00E850EF">
            <w:pPr>
              <w:numPr>
                <w:ilvl w:val="0"/>
                <w:numId w:val="22"/>
              </w:numPr>
              <w:spacing w:after="0"/>
            </w:pPr>
            <w:r>
              <w:t>Local infrastructure issue (</w:t>
            </w:r>
            <w:proofErr w:type="gramStart"/>
            <w:r>
              <w:t>e.g.</w:t>
            </w:r>
            <w:proofErr w:type="gramEnd"/>
            <w:r>
              <w:t xml:space="preserve"> unable to access the internet) </w:t>
            </w:r>
          </w:p>
          <w:p w14:paraId="625B9147" w14:textId="77777777" w:rsidR="003C2AE0" w:rsidRDefault="00C15C95" w:rsidP="00E850EF">
            <w:pPr>
              <w:numPr>
                <w:ilvl w:val="0"/>
                <w:numId w:val="22"/>
              </w:numPr>
              <w:spacing w:after="40"/>
            </w:pPr>
            <w:r>
              <w:t xml:space="preserve">Account set-up issue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8" w14:textId="77777777" w:rsidR="003C2AE0" w:rsidRDefault="00C15C95" w:rsidP="00E850EF">
            <w:pPr>
              <w:numPr>
                <w:ilvl w:val="0"/>
                <w:numId w:val="42"/>
              </w:numPr>
              <w:spacing w:before="40" w:after="0"/>
            </w:pPr>
            <w:r>
              <w:t xml:space="preserve">New user request, see below </w:t>
            </w:r>
          </w:p>
          <w:p w14:paraId="625B9149" w14:textId="58459A6A" w:rsidR="003C2AE0" w:rsidRDefault="00C15C95" w:rsidP="00E850EF">
            <w:pPr>
              <w:numPr>
                <w:ilvl w:val="0"/>
                <w:numId w:val="42"/>
              </w:numPr>
              <w:spacing w:after="0"/>
            </w:pPr>
            <w:r>
              <w:t>Contact local IT service desk to see if there are issues which would be stopping the user accessing UDP. If there are no local issues either the local UDP champion or the local IT service desk should email (</w:t>
            </w:r>
            <w:hyperlink r:id="rId135">
              <w:r w:rsidR="5C270E24" w:rsidRPr="5C270E24">
                <w:rPr>
                  <w:rStyle w:val="Hyperlink"/>
                </w:rPr>
                <w:t>service.desk@wales.nhs.uk</w:t>
              </w:r>
            </w:hyperlink>
            <w:r>
              <w:t xml:space="preserve">) the DHCW NSD with the details. Email Subject should be “HFU Access issue” </w:t>
            </w:r>
          </w:p>
          <w:p w14:paraId="625B914A" w14:textId="700EBFF1" w:rsidR="003C2AE0" w:rsidRDefault="00C15C95" w:rsidP="00E850EF">
            <w:pPr>
              <w:numPr>
                <w:ilvl w:val="0"/>
                <w:numId w:val="42"/>
              </w:numPr>
              <w:spacing w:after="40"/>
            </w:pPr>
            <w:r>
              <w:t>If there are no local issues either the local UDP champion or the local IT service desk should email (</w:t>
            </w:r>
            <w:hyperlink r:id="rId136">
              <w:r w:rsidR="5C270E24" w:rsidRPr="5C270E24">
                <w:rPr>
                  <w:rStyle w:val="Hyperlink"/>
                </w:rPr>
                <w:t>service.desk@wales.nhs.uk</w:t>
              </w:r>
            </w:hyperlink>
            <w:r>
              <w:t xml:space="preserve">) the DHCW NSD with the details. </w:t>
            </w:r>
            <w:r w:rsidRPr="509D16E4">
              <w:rPr>
                <w:b/>
                <w:bCs/>
              </w:rPr>
              <w:t>Email Subject should be “HFU Access issue”</w:t>
            </w:r>
            <w:r>
              <w:t xml:space="preserve"> </w:t>
            </w:r>
          </w:p>
        </w:tc>
      </w:tr>
      <w:tr w:rsidR="509D16E4" w14:paraId="3AD6BD57" w14:textId="77777777" w:rsidTr="75FD10DA">
        <w:trPr>
          <w:trHeight w:val="322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8C3369B" w14:textId="25107ED1" w:rsidR="509D16E4" w:rsidRDefault="509D16E4" w:rsidP="509D16E4">
            <w:r>
              <w:lastRenderedPageBreak/>
              <w:t xml:space="preserve">User requires access to the system for </w:t>
            </w:r>
            <w:r w:rsidRPr="004950AA">
              <w:rPr>
                <w:u w:val="single"/>
              </w:rPr>
              <w:t>operational need.</w:t>
            </w:r>
            <w:r>
              <w:t xml:space="preserve">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2CCC6A11" w14:textId="3A39DCC7" w:rsidR="509D16E4" w:rsidRDefault="509D16E4" w:rsidP="509D16E4">
            <w:r>
              <w:t xml:space="preserve">System account request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D4D0E84" w14:textId="0B2BEE7F" w:rsidR="509D16E4" w:rsidRDefault="509D16E4" w:rsidP="509D16E4">
            <w:r>
              <w:t xml:space="preserve">The local UDP champion should:  </w:t>
            </w:r>
          </w:p>
          <w:p w14:paraId="2C732A8A" w14:textId="1496454F" w:rsidR="509D16E4" w:rsidRDefault="509D16E4" w:rsidP="00E850EF">
            <w:pPr>
              <w:pStyle w:val="ListParagraph"/>
              <w:numPr>
                <w:ilvl w:val="0"/>
                <w:numId w:val="12"/>
              </w:numPr>
            </w:pPr>
            <w:r>
              <w:t xml:space="preserve">Check that user has a Microsoft 365 account, if they do not then they should arrange with local IT.  </w:t>
            </w:r>
          </w:p>
          <w:p w14:paraId="002D75E0" w14:textId="3D04D4A3" w:rsidR="509D16E4" w:rsidRDefault="704E358E" w:rsidP="00E850EF">
            <w:pPr>
              <w:pStyle w:val="ListParagraph"/>
              <w:numPr>
                <w:ilvl w:val="0"/>
                <w:numId w:val="12"/>
              </w:numPr>
            </w:pPr>
            <w:r>
              <w:t>Local USP champion should email (</w:t>
            </w:r>
            <w:hyperlink r:id="rId137">
              <w:r w:rsidRPr="75FD10DA">
                <w:rPr>
                  <w:rStyle w:val="Hyperlink"/>
                </w:rPr>
                <w:t>NationOfSanctuarySurvey@Gov.Wales</w:t>
              </w:r>
            </w:hyperlink>
            <w:r>
              <w:t xml:space="preserve">) the Welsh Government UDP service team with the user’s name and 365 email details. </w:t>
            </w:r>
            <w:r w:rsidRPr="75FD10DA">
              <w:rPr>
                <w:b/>
                <w:bCs/>
              </w:rPr>
              <w:t xml:space="preserve">Email Subject should be “HFU User </w:t>
            </w:r>
            <w:proofErr w:type="gramStart"/>
            <w:r w:rsidRPr="75FD10DA">
              <w:rPr>
                <w:b/>
                <w:bCs/>
              </w:rPr>
              <w:t>Request</w:t>
            </w:r>
            <w:r>
              <w:t>”  Accounts</w:t>
            </w:r>
            <w:proofErr w:type="gramEnd"/>
            <w:r>
              <w:t xml:space="preserve"> will be set up within approximately 72 hours.</w:t>
            </w:r>
          </w:p>
        </w:tc>
      </w:tr>
      <w:tr w:rsidR="003C2AE0" w14:paraId="625B9152" w14:textId="77777777" w:rsidTr="75FD10DA">
        <w:trPr>
          <w:trHeight w:val="292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C" w14:textId="77777777" w:rsidR="003C2AE0" w:rsidRDefault="00C15C95">
            <w:pPr>
              <w:spacing w:before="40" w:after="40"/>
            </w:pPr>
            <w:r>
              <w:t xml:space="preserve">Multiple users unable to access the system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D" w14:textId="77777777" w:rsidR="003C2AE0" w:rsidRDefault="00C15C95">
            <w:pPr>
              <w:spacing w:before="40" w:after="40"/>
            </w:pPr>
            <w:r>
              <w:t xml:space="preserve">Either: </w:t>
            </w:r>
          </w:p>
          <w:p w14:paraId="625B914E" w14:textId="77777777" w:rsidR="003C2AE0" w:rsidRDefault="00C15C95" w:rsidP="00E850EF">
            <w:pPr>
              <w:numPr>
                <w:ilvl w:val="0"/>
                <w:numId w:val="33"/>
              </w:numPr>
              <w:spacing w:before="40" w:after="0"/>
            </w:pPr>
            <w:r>
              <w:t>Local infrastructure issue (</w:t>
            </w:r>
            <w:proofErr w:type="gramStart"/>
            <w:r>
              <w:t>e.g.</w:t>
            </w:r>
            <w:proofErr w:type="gramEnd"/>
            <w:r>
              <w:t xml:space="preserve"> unable to access the internet) </w:t>
            </w:r>
          </w:p>
          <w:p w14:paraId="625B914F" w14:textId="77777777" w:rsidR="003C2AE0" w:rsidRDefault="00C15C95" w:rsidP="00E850EF">
            <w:pPr>
              <w:numPr>
                <w:ilvl w:val="0"/>
                <w:numId w:val="33"/>
              </w:numPr>
              <w:spacing w:after="40"/>
            </w:pPr>
            <w:r>
              <w:t xml:space="preserve">HFU infrastructure issue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0" w14:textId="4423790D" w:rsidR="003C2AE0" w:rsidRDefault="00C15C95" w:rsidP="00E850EF">
            <w:pPr>
              <w:numPr>
                <w:ilvl w:val="0"/>
                <w:numId w:val="50"/>
              </w:numPr>
              <w:spacing w:before="40" w:after="0"/>
            </w:pPr>
            <w:r>
              <w:t>Contact local service desk to see if there are any issues which would be stopping the user accessing UDP. If there are no local issues either the local UDP champion or the local IT service desk should email (</w:t>
            </w:r>
            <w:hyperlink r:id="rId138">
              <w:r w:rsidR="5C270E24" w:rsidRPr="5C270E24">
                <w:rPr>
                  <w:rStyle w:val="Hyperlink"/>
                </w:rPr>
                <w:t>service.desk@wales.nhs.uk</w:t>
              </w:r>
            </w:hyperlink>
            <w:r>
              <w:t xml:space="preserve">)  the DHCW NSD with the details. Email Subject should be “HFU Access issue” </w:t>
            </w:r>
          </w:p>
          <w:p w14:paraId="625B9151" w14:textId="5EA02A07" w:rsidR="003C2AE0" w:rsidRDefault="00C15C95" w:rsidP="00E850EF">
            <w:pPr>
              <w:numPr>
                <w:ilvl w:val="0"/>
                <w:numId w:val="50"/>
              </w:numPr>
              <w:spacing w:after="40"/>
            </w:pPr>
            <w:r>
              <w:t>If there are no local issues either the local UDP champion or the local IT service desk should email (</w:t>
            </w:r>
            <w:hyperlink r:id="rId139">
              <w:r w:rsidR="5C270E24" w:rsidRPr="5C270E24">
                <w:rPr>
                  <w:rStyle w:val="Hyperlink"/>
                </w:rPr>
                <w:t>service.desk@wales.nhs.uk</w:t>
              </w:r>
            </w:hyperlink>
            <w:r>
              <w:t xml:space="preserve">) the DHCW NSD with the details. Email Subject should be “HFU Access issue” </w:t>
            </w:r>
          </w:p>
        </w:tc>
      </w:tr>
      <w:tr w:rsidR="003C2AE0" w14:paraId="625B9157" w14:textId="77777777" w:rsidTr="75FD10DA">
        <w:trPr>
          <w:trHeight w:val="175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3" w14:textId="77777777" w:rsidR="003C2AE0" w:rsidRDefault="00C15C95">
            <w:pPr>
              <w:spacing w:before="40" w:after="40"/>
            </w:pPr>
            <w:r>
              <w:t xml:space="preserve">Data not saved after data entry or amendment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4" w14:textId="77777777" w:rsidR="003C2AE0" w:rsidRDefault="00C15C95">
            <w:pPr>
              <w:spacing w:before="40" w:after="40"/>
            </w:pPr>
            <w:r>
              <w:t xml:space="preserve">Possible user error – failure to use Save button.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5" w14:textId="5E65019A" w:rsidR="003C2AE0" w:rsidRDefault="00C15C95">
            <w:pPr>
              <w:spacing w:before="40" w:after="40"/>
            </w:pPr>
            <w:r>
              <w:t>Local UDP champion to review the users’ actions. If the Local UDP champion is content that the user is using the system correctly then they should email (</w:t>
            </w:r>
            <w:hyperlink r:id="rId140">
              <w:r w:rsidR="5C270E24" w:rsidRPr="5C270E24">
                <w:rPr>
                  <w:rStyle w:val="Hyperlink"/>
                </w:rPr>
                <w:t>service.desk@wales.nhs.uk</w:t>
              </w:r>
            </w:hyperlink>
            <w:r>
              <w:t xml:space="preserve">) the DHCW NSD with the details. Email Subject should be “HFU application issue” </w:t>
            </w:r>
          </w:p>
          <w:p w14:paraId="625B9156" w14:textId="77777777" w:rsidR="003C2AE0" w:rsidRDefault="00C15C95">
            <w:pPr>
              <w:spacing w:before="40" w:after="40"/>
            </w:pPr>
            <w:r>
              <w:t xml:space="preserve">  </w:t>
            </w:r>
          </w:p>
        </w:tc>
      </w:tr>
      <w:tr w:rsidR="003C2AE0" w14:paraId="625B915C" w14:textId="77777777" w:rsidTr="75FD10DA">
        <w:trPr>
          <w:trHeight w:val="118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8" w14:textId="77777777" w:rsidR="003C2AE0" w:rsidRDefault="00C15C95">
            <w:pPr>
              <w:spacing w:before="40" w:after="40"/>
            </w:pPr>
            <w:r>
              <w:lastRenderedPageBreak/>
              <w:t xml:space="preserve">User(s) notice data inaccuracies or anomalies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9" w14:textId="77777777" w:rsidR="003C2AE0" w:rsidRDefault="00C15C95">
            <w:pPr>
              <w:spacing w:before="40" w:after="40"/>
            </w:pPr>
            <w:r>
              <w:t xml:space="preserve">Possible data load issues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A" w14:textId="77777777" w:rsidR="003C2AE0" w:rsidRDefault="00C15C95">
            <w:pPr>
              <w:spacing w:before="40" w:after="40"/>
            </w:pPr>
            <w:r>
              <w:rPr>
                <w:highlight w:val="white"/>
              </w:rPr>
              <w:t xml:space="preserve">The Local UDP champion or local service desk should email </w:t>
            </w:r>
            <w:proofErr w:type="spellStart"/>
            <w:r>
              <w:rPr>
                <w:highlight w:val="white"/>
                <w:u w:val="single"/>
              </w:rPr>
              <w:t>data@gov.wales</w:t>
            </w:r>
            <w:proofErr w:type="spellEnd"/>
            <w:r>
              <w:rPr>
                <w:highlight w:val="white"/>
              </w:rPr>
              <w:t xml:space="preserve"> with the details. Email Subject should be “HFU data issue”</w:t>
            </w:r>
          </w:p>
          <w:p w14:paraId="625B915B" w14:textId="77777777" w:rsidR="003C2AE0" w:rsidRDefault="00C15C95">
            <w:pPr>
              <w:spacing w:before="40" w:after="40"/>
            </w:pPr>
            <w:r>
              <w:t xml:space="preserve">  </w:t>
            </w:r>
          </w:p>
        </w:tc>
      </w:tr>
      <w:tr w:rsidR="003C2AE0" w14:paraId="625B9161" w14:textId="77777777" w:rsidTr="75FD10DA">
        <w:trPr>
          <w:trHeight w:val="118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D" w14:textId="77777777" w:rsidR="003C2AE0" w:rsidRDefault="00C15C95">
            <w:pPr>
              <w:spacing w:before="40" w:after="40"/>
            </w:pPr>
            <w:r>
              <w:t xml:space="preserve">Application issues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E" w14:textId="77777777" w:rsidR="003C2AE0" w:rsidRDefault="00C15C95">
            <w:pPr>
              <w:spacing w:before="40" w:after="40"/>
            </w:pPr>
            <w:r>
              <w:t xml:space="preserve">System fault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F" w14:textId="600FA84B" w:rsidR="003C2AE0" w:rsidRDefault="00C15C95">
            <w:pPr>
              <w:spacing w:before="40" w:after="40"/>
            </w:pPr>
            <w:r>
              <w:t>The Local UDP champion or local service desk should email (</w:t>
            </w:r>
            <w:hyperlink r:id="rId141">
              <w:r w:rsidR="5C270E24" w:rsidRPr="5C270E24">
                <w:rPr>
                  <w:rStyle w:val="Hyperlink"/>
                </w:rPr>
                <w:t>service.desk@wales.nhs.uk</w:t>
              </w:r>
            </w:hyperlink>
            <w:r>
              <w:t xml:space="preserve">) the DHCW NSD with the details. Email Subject should be “HFU application issue” </w:t>
            </w:r>
          </w:p>
          <w:p w14:paraId="625B9160" w14:textId="77777777" w:rsidR="003C2AE0" w:rsidRDefault="00C15C95">
            <w:pPr>
              <w:spacing w:before="40" w:after="40"/>
            </w:pPr>
            <w:r>
              <w:t xml:space="preserve">  </w:t>
            </w:r>
          </w:p>
        </w:tc>
      </w:tr>
      <w:tr w:rsidR="003C2AE0" w14:paraId="625B9165" w14:textId="77777777" w:rsidTr="75FD10DA">
        <w:trPr>
          <w:trHeight w:val="1470"/>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2" w14:textId="77777777" w:rsidR="003C2AE0" w:rsidRDefault="00C15C95">
            <w:pPr>
              <w:spacing w:before="40" w:after="40"/>
            </w:pPr>
            <w:r>
              <w:t xml:space="preserve">User cannot see some or </w:t>
            </w:r>
            <w:proofErr w:type="gramStart"/>
            <w:r>
              <w:t>all of</w:t>
            </w:r>
            <w:proofErr w:type="gramEnd"/>
            <w:r>
              <w:t xml:space="preserve"> the expected data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3" w14:textId="77777777" w:rsidR="003C2AE0" w:rsidRDefault="00C15C95">
            <w:pPr>
              <w:spacing w:before="40" w:after="40"/>
            </w:pPr>
            <w:r>
              <w:t xml:space="preserve">User permissions issue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4" w14:textId="38E160EA" w:rsidR="003C2AE0" w:rsidRDefault="00C15C95">
            <w:pPr>
              <w:spacing w:before="40" w:after="40"/>
            </w:pPr>
            <w:r>
              <w:t>The Local UDP champion or local IT service desk should email (</w:t>
            </w:r>
            <w:hyperlink r:id="rId142">
              <w:r w:rsidR="5C270E24" w:rsidRPr="5C270E24">
                <w:rPr>
                  <w:rStyle w:val="Hyperlink"/>
                </w:rPr>
                <w:t>service.desk@wales.nhs.uk</w:t>
              </w:r>
            </w:hyperlink>
            <w:r>
              <w:t xml:space="preserve">) the DHCW NSD with the details. Email Subject should be “HFU user permissions issue” </w:t>
            </w:r>
          </w:p>
        </w:tc>
      </w:tr>
      <w:tr w:rsidR="003C2AE0" w14:paraId="625B916A" w14:textId="77777777" w:rsidTr="75FD10DA">
        <w:trPr>
          <w:trHeight w:val="118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6" w14:textId="77777777" w:rsidR="003C2AE0" w:rsidRDefault="00C15C95">
            <w:pPr>
              <w:spacing w:before="40" w:after="40"/>
            </w:pPr>
            <w:r>
              <w:t xml:space="preserve">MFA issue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7" w14:textId="77777777" w:rsidR="003C2AE0" w:rsidRDefault="00C15C95">
            <w:pPr>
              <w:spacing w:before="40" w:after="40"/>
            </w:pPr>
            <w:r>
              <w:t xml:space="preserve">MFA fault.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8" w14:textId="0364A142" w:rsidR="003C2AE0" w:rsidRDefault="00C15C95">
            <w:pPr>
              <w:spacing w:before="40" w:after="40"/>
            </w:pPr>
            <w:r>
              <w:t>The Local UDP champion or local IT service desk should email (</w:t>
            </w:r>
            <w:hyperlink r:id="rId143">
              <w:r w:rsidR="5C270E24" w:rsidRPr="5C270E24">
                <w:rPr>
                  <w:rStyle w:val="Hyperlink"/>
                </w:rPr>
                <w:t>service.desk@wales.nhs.uk</w:t>
              </w:r>
            </w:hyperlink>
            <w:r>
              <w:t xml:space="preserve">) the DHCW NSD with the details. Email Subject should be “HFU MFA issue” </w:t>
            </w:r>
          </w:p>
          <w:p w14:paraId="625B9169" w14:textId="77777777" w:rsidR="003C2AE0" w:rsidRDefault="00C15C95">
            <w:pPr>
              <w:spacing w:before="40" w:after="40"/>
            </w:pPr>
            <w:r>
              <w:t xml:space="preserve">  </w:t>
            </w:r>
          </w:p>
        </w:tc>
      </w:tr>
      <w:tr w:rsidR="003C2AE0" w14:paraId="625B9171" w14:textId="77777777" w:rsidTr="75FD10DA">
        <w:trPr>
          <w:trHeight w:val="2640"/>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B" w14:textId="77777777" w:rsidR="003C2AE0" w:rsidRDefault="00C15C95">
            <w:pPr>
              <w:spacing w:before="40" w:after="40"/>
            </w:pPr>
            <w:r>
              <w:t xml:space="preserve">Application performance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C" w14:textId="77777777" w:rsidR="003C2AE0" w:rsidRDefault="00C15C95">
            <w:pPr>
              <w:spacing w:before="40" w:after="40"/>
            </w:pPr>
            <w:r>
              <w:t xml:space="preserve">System fault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D" w14:textId="77777777" w:rsidR="003C2AE0" w:rsidRDefault="00C15C95">
            <w:pPr>
              <w:spacing w:before="40" w:after="40"/>
            </w:pPr>
            <w:r>
              <w:t>Contact local IT service desk to see if there are any local issues which would be causing the system to run slowly (</w:t>
            </w:r>
            <w:proofErr w:type="gramStart"/>
            <w:r>
              <w:t>e.g.</w:t>
            </w:r>
            <w:proofErr w:type="gramEnd"/>
            <w:r>
              <w:t xml:space="preserve"> network issues). </w:t>
            </w:r>
          </w:p>
          <w:p w14:paraId="625B916E" w14:textId="77777777" w:rsidR="003C2AE0" w:rsidRDefault="00C15C95">
            <w:pPr>
              <w:spacing w:before="40" w:after="40"/>
            </w:pPr>
            <w:r>
              <w:t xml:space="preserve">  </w:t>
            </w:r>
          </w:p>
          <w:p w14:paraId="625B916F" w14:textId="4AD3ED56" w:rsidR="003C2AE0" w:rsidRDefault="00C15C95">
            <w:pPr>
              <w:spacing w:before="40" w:after="40"/>
            </w:pPr>
            <w:r>
              <w:t>If no local issues the Local UDP champion or local IT service desk should email (</w:t>
            </w:r>
            <w:hyperlink r:id="rId144">
              <w:r w:rsidR="5C270E24" w:rsidRPr="5C270E24">
                <w:rPr>
                  <w:rStyle w:val="Hyperlink"/>
                </w:rPr>
                <w:t>service.desk@wales.nhs.uk</w:t>
              </w:r>
            </w:hyperlink>
            <w:r>
              <w:t xml:space="preserve">) the DHCW NSD with the details. Email subject should be “HFU application performance issue” </w:t>
            </w:r>
          </w:p>
          <w:p w14:paraId="625B9170" w14:textId="77777777" w:rsidR="003C2AE0" w:rsidRDefault="00C15C95">
            <w:pPr>
              <w:spacing w:before="40" w:after="40"/>
            </w:pPr>
            <w:r>
              <w:t xml:space="preserve">  </w:t>
            </w:r>
          </w:p>
        </w:tc>
      </w:tr>
      <w:tr w:rsidR="003C2AE0" w14:paraId="625B9177" w14:textId="77777777" w:rsidTr="75FD10DA">
        <w:trPr>
          <w:trHeight w:val="205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72" w14:textId="77777777" w:rsidR="003C2AE0" w:rsidRDefault="00C15C95">
            <w:pPr>
              <w:spacing w:before="40" w:after="40"/>
            </w:pPr>
            <w:r>
              <w:lastRenderedPageBreak/>
              <w:t xml:space="preserve">User identifies opportunity to improve the system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73" w14:textId="77777777" w:rsidR="003C2AE0" w:rsidRDefault="00C15C95">
            <w:pPr>
              <w:spacing w:before="40" w:after="40"/>
            </w:pPr>
            <w:r>
              <w:t xml:space="preserve">System change request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74" w14:textId="77777777" w:rsidR="003C2AE0" w:rsidRDefault="00C15C95">
            <w:pPr>
              <w:spacing w:before="40" w:after="40"/>
            </w:pPr>
            <w:r>
              <w:t xml:space="preserve">The opportunity should be discussed with the local UDP champion first.  </w:t>
            </w:r>
          </w:p>
          <w:p w14:paraId="625B9175" w14:textId="77777777" w:rsidR="003C2AE0" w:rsidRDefault="00C15C95">
            <w:pPr>
              <w:spacing w:before="40" w:after="40"/>
            </w:pPr>
            <w:r>
              <w:t>Local UDP Champion should email (</w:t>
            </w:r>
            <w:hyperlink r:id="rId145">
              <w:r w:rsidRPr="5C270E24">
                <w:rPr>
                  <w:rStyle w:val="Hyperlink"/>
                </w:rPr>
                <w:t>NationOfSanctuarySurvey@Gov.Wales</w:t>
              </w:r>
            </w:hyperlink>
            <w:r>
              <w:t xml:space="preserve">) Welsh Government with the suggestion. Email Subject should be “HFU application change request” </w:t>
            </w:r>
          </w:p>
          <w:p w14:paraId="625B9176" w14:textId="77777777" w:rsidR="003C2AE0" w:rsidRDefault="00C15C95">
            <w:pPr>
              <w:spacing w:before="40" w:after="40"/>
            </w:pPr>
            <w:r>
              <w:t xml:space="preserve">  </w:t>
            </w:r>
          </w:p>
        </w:tc>
      </w:tr>
      <w:tr w:rsidR="003C2AE0" w14:paraId="625B9185" w14:textId="77777777" w:rsidTr="75FD10DA">
        <w:trPr>
          <w:trHeight w:val="2340"/>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7F" w14:textId="77777777" w:rsidR="003C2AE0" w:rsidRDefault="00C15C95">
            <w:pPr>
              <w:spacing w:before="40" w:after="40"/>
            </w:pPr>
            <w:r>
              <w:t xml:space="preserve">Deletion of User from the system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80" w14:textId="77777777" w:rsidR="003C2AE0" w:rsidRDefault="00C15C95">
            <w:pPr>
              <w:spacing w:before="40" w:after="40"/>
            </w:pPr>
            <w:r>
              <w:t xml:space="preserve">If user, no longer requires access to the system or has left the local organisation then we need to be informed from a security perspective. </w:t>
            </w:r>
          </w:p>
          <w:p w14:paraId="625B9181" w14:textId="77777777" w:rsidR="003C2AE0" w:rsidRDefault="00C15C95">
            <w:pPr>
              <w:spacing w:before="40" w:after="40"/>
            </w:pPr>
            <w:r>
              <w:t xml:space="preserve">  </w:t>
            </w:r>
          </w:p>
          <w:p w14:paraId="625B9182" w14:textId="77777777" w:rsidR="003C2AE0" w:rsidRDefault="00C15C95">
            <w:pPr>
              <w:spacing w:before="40" w:after="40"/>
            </w:pPr>
            <w:r>
              <w:t xml:space="preserve">Please note periodic reports will be run to show user inactivity.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84" w14:textId="4E646757" w:rsidR="003C2AE0" w:rsidRDefault="00C15C95">
            <w:pPr>
              <w:spacing w:before="40" w:after="40"/>
            </w:pPr>
            <w:r>
              <w:t>The local UDP champion should email (</w:t>
            </w:r>
            <w:hyperlink r:id="rId146">
              <w:r w:rsidR="5C270E24" w:rsidRPr="5C270E24">
                <w:rPr>
                  <w:rStyle w:val="Hyperlink"/>
                </w:rPr>
                <w:t>service.desk@wales.nhs.uk</w:t>
              </w:r>
            </w:hyperlink>
            <w:r>
              <w:t xml:space="preserve">) the DHCW NSD with the details. Email Subject should be “HFU Deletion Request” </w:t>
            </w:r>
          </w:p>
        </w:tc>
      </w:tr>
    </w:tbl>
    <w:p w14:paraId="625B9186" w14:textId="77777777" w:rsidR="003C2AE0" w:rsidRDefault="00C15C95">
      <w:pPr>
        <w:spacing w:after="0" w:line="289" w:lineRule="auto"/>
        <w:rPr>
          <w:sz w:val="20"/>
          <w:szCs w:val="20"/>
        </w:rPr>
      </w:pPr>
      <w:r>
        <w:rPr>
          <w:sz w:val="20"/>
          <w:szCs w:val="20"/>
        </w:rPr>
        <w:t xml:space="preserve"> </w:t>
      </w:r>
    </w:p>
    <w:p w14:paraId="625B9187" w14:textId="77777777" w:rsidR="003C2AE0" w:rsidRDefault="00C15C95">
      <w:pPr>
        <w:rPr>
          <w:sz w:val="20"/>
          <w:szCs w:val="20"/>
        </w:rPr>
      </w:pPr>
      <w:r>
        <w:rPr>
          <w:b/>
          <w:i/>
          <w:sz w:val="20"/>
          <w:szCs w:val="20"/>
        </w:rPr>
        <w:t>Note: Local UDP champion may also be called Local UDP super-user</w:t>
      </w:r>
      <w:r>
        <w:rPr>
          <w:sz w:val="20"/>
          <w:szCs w:val="20"/>
        </w:rPr>
        <w:t xml:space="preserve"> </w:t>
      </w:r>
    </w:p>
    <w:p w14:paraId="625B9188" w14:textId="77777777" w:rsidR="003C2AE0" w:rsidRDefault="00C15C95">
      <w:r>
        <w:rPr>
          <w:b/>
        </w:rPr>
        <w:t xml:space="preserve"> </w:t>
      </w:r>
    </w:p>
    <w:p w14:paraId="625B9189" w14:textId="77777777" w:rsidR="003C2AE0" w:rsidRDefault="00C15C95">
      <w:r>
        <w:rPr>
          <w:b/>
        </w:rPr>
        <w:t>National Service Desk Contact Details:</w:t>
      </w:r>
      <w:r>
        <w:t xml:space="preserve"> </w:t>
      </w:r>
    </w:p>
    <w:p w14:paraId="625B918A" w14:textId="4A5CF9F0" w:rsidR="003C2AE0" w:rsidRDefault="00C15C95">
      <w:r>
        <w:t>To log a call with the National Service Desk use email address (</w:t>
      </w:r>
      <w:hyperlink r:id="rId147">
        <w:r w:rsidR="5C270E24" w:rsidRPr="5C270E24">
          <w:rPr>
            <w:rStyle w:val="Hyperlink"/>
          </w:rPr>
          <w:t>service.desk@wales.nhs.uk</w:t>
        </w:r>
      </w:hyperlink>
      <w:r>
        <w:t xml:space="preserve">) ensuring that the Subject/Title line contains “HFU” (case sensitive).  All further correspondence regarding an incident should be via the contact link in the </w:t>
      </w:r>
      <w:proofErr w:type="spellStart"/>
      <w:r>
        <w:t>ServicePoint</w:t>
      </w:r>
      <w:proofErr w:type="spellEnd"/>
      <w:r>
        <w:t xml:space="preserve"> confirmation email. </w:t>
      </w:r>
    </w:p>
    <w:p w14:paraId="625B918B" w14:textId="77777777" w:rsidR="003C2AE0" w:rsidRDefault="00C15C95">
      <w:r>
        <w:t xml:space="preserve">The following information will be expected to be presented in the email: </w:t>
      </w:r>
    </w:p>
    <w:p w14:paraId="625B918C" w14:textId="77777777" w:rsidR="003C2AE0" w:rsidRDefault="00C15C95" w:rsidP="00E850EF">
      <w:pPr>
        <w:numPr>
          <w:ilvl w:val="0"/>
          <w:numId w:val="38"/>
        </w:numPr>
        <w:spacing w:after="0"/>
        <w:ind w:hanging="360"/>
      </w:pPr>
      <w:r>
        <w:t xml:space="preserve">Originating Service Desk or UDP Champion details (Organisation and Name) </w:t>
      </w:r>
    </w:p>
    <w:p w14:paraId="625B918D" w14:textId="77777777" w:rsidR="003C2AE0" w:rsidRDefault="00C15C95" w:rsidP="00E850EF">
      <w:pPr>
        <w:numPr>
          <w:ilvl w:val="0"/>
          <w:numId w:val="38"/>
        </w:numPr>
        <w:spacing w:after="0"/>
        <w:ind w:hanging="360"/>
      </w:pPr>
      <w:r>
        <w:lastRenderedPageBreak/>
        <w:t xml:space="preserve">Brief description of the incident </w:t>
      </w:r>
    </w:p>
    <w:p w14:paraId="625B918E" w14:textId="77777777" w:rsidR="003C2AE0" w:rsidRDefault="00C15C95" w:rsidP="00E850EF">
      <w:pPr>
        <w:numPr>
          <w:ilvl w:val="0"/>
          <w:numId w:val="38"/>
        </w:numPr>
        <w:spacing w:after="0"/>
        <w:ind w:hanging="360"/>
      </w:pPr>
      <w:r>
        <w:t xml:space="preserve">Full description of the incident </w:t>
      </w:r>
    </w:p>
    <w:p w14:paraId="625B918F" w14:textId="77777777" w:rsidR="003C2AE0" w:rsidRDefault="00C15C95" w:rsidP="00E850EF">
      <w:pPr>
        <w:numPr>
          <w:ilvl w:val="0"/>
          <w:numId w:val="38"/>
        </w:numPr>
        <w:spacing w:after="0"/>
        <w:ind w:hanging="360"/>
      </w:pPr>
      <w:r>
        <w:t xml:space="preserve">Username </w:t>
      </w:r>
    </w:p>
    <w:p w14:paraId="625B9190" w14:textId="77777777" w:rsidR="003C2AE0" w:rsidRDefault="00C15C95" w:rsidP="00E850EF">
      <w:pPr>
        <w:numPr>
          <w:ilvl w:val="0"/>
          <w:numId w:val="38"/>
        </w:numPr>
        <w:spacing w:after="0"/>
        <w:ind w:hanging="360"/>
      </w:pPr>
      <w:r>
        <w:t xml:space="preserve">User contact details </w:t>
      </w:r>
    </w:p>
    <w:p w14:paraId="625B9191" w14:textId="77777777" w:rsidR="003C2AE0" w:rsidRDefault="00C15C95" w:rsidP="00E850EF">
      <w:pPr>
        <w:numPr>
          <w:ilvl w:val="0"/>
          <w:numId w:val="38"/>
        </w:numPr>
        <w:spacing w:after="0"/>
        <w:ind w:hanging="360"/>
      </w:pPr>
      <w:r>
        <w:t xml:space="preserve">Phone </w:t>
      </w:r>
    </w:p>
    <w:p w14:paraId="625B9192" w14:textId="77777777" w:rsidR="003C2AE0" w:rsidRDefault="00C15C95" w:rsidP="00E850EF">
      <w:pPr>
        <w:numPr>
          <w:ilvl w:val="0"/>
          <w:numId w:val="38"/>
        </w:numPr>
        <w:spacing w:after="0"/>
        <w:ind w:hanging="360"/>
      </w:pPr>
      <w:r>
        <w:t xml:space="preserve">Email </w:t>
      </w:r>
    </w:p>
    <w:p w14:paraId="625B9193" w14:textId="77777777" w:rsidR="003C2AE0" w:rsidRDefault="00C15C95" w:rsidP="00E850EF">
      <w:pPr>
        <w:numPr>
          <w:ilvl w:val="0"/>
          <w:numId w:val="38"/>
        </w:numPr>
        <w:spacing w:after="0"/>
        <w:ind w:hanging="360"/>
      </w:pPr>
      <w:r>
        <w:t xml:space="preserve">Office location </w:t>
      </w:r>
    </w:p>
    <w:p w14:paraId="625B9194" w14:textId="77777777" w:rsidR="003C2AE0" w:rsidRDefault="00C15C95" w:rsidP="00E850EF">
      <w:pPr>
        <w:numPr>
          <w:ilvl w:val="0"/>
          <w:numId w:val="38"/>
        </w:numPr>
        <w:spacing w:after="0"/>
        <w:ind w:hanging="360"/>
      </w:pPr>
      <w:r>
        <w:t xml:space="preserve">Work location </w:t>
      </w:r>
    </w:p>
    <w:p w14:paraId="625B9195" w14:textId="77777777" w:rsidR="003C2AE0" w:rsidRDefault="00C15C95" w:rsidP="00E850EF">
      <w:pPr>
        <w:numPr>
          <w:ilvl w:val="0"/>
          <w:numId w:val="38"/>
        </w:numPr>
        <w:ind w:hanging="360"/>
      </w:pPr>
      <w:r>
        <w:t xml:space="preserve">What has currently been done to resolve the incident </w:t>
      </w:r>
    </w:p>
    <w:p w14:paraId="625B9196" w14:textId="77777777" w:rsidR="003C2AE0" w:rsidRDefault="00C15C95">
      <w:r>
        <w:t xml:space="preserve">Please note the NSD will expect you to have carried out the following checks prior to contacting them, if these initial checks have not been carried out your request for assistance will be rejected. Checks include: </w:t>
      </w:r>
    </w:p>
    <w:p w14:paraId="625B9197" w14:textId="77777777" w:rsidR="003C2AE0" w:rsidRDefault="00C15C95" w:rsidP="00E850EF">
      <w:pPr>
        <w:numPr>
          <w:ilvl w:val="0"/>
          <w:numId w:val="20"/>
        </w:numPr>
        <w:spacing w:after="0"/>
        <w:ind w:hanging="360"/>
      </w:pPr>
      <w:r>
        <w:t xml:space="preserve">Correct browser </w:t>
      </w:r>
    </w:p>
    <w:p w14:paraId="625B9198" w14:textId="77777777" w:rsidR="003C2AE0" w:rsidRDefault="00C15C95" w:rsidP="00E850EF">
      <w:pPr>
        <w:numPr>
          <w:ilvl w:val="0"/>
          <w:numId w:val="20"/>
        </w:numPr>
        <w:spacing w:after="0"/>
        <w:ind w:hanging="360"/>
      </w:pPr>
      <w:r>
        <w:t xml:space="preserve">Network checks </w:t>
      </w:r>
    </w:p>
    <w:p w14:paraId="625B9199" w14:textId="77777777" w:rsidR="003C2AE0" w:rsidRDefault="00C15C95" w:rsidP="00E850EF">
      <w:pPr>
        <w:numPr>
          <w:ilvl w:val="0"/>
          <w:numId w:val="20"/>
        </w:numPr>
        <w:ind w:hanging="360"/>
      </w:pPr>
      <w:r>
        <w:t xml:space="preserve">Ensuring no local IT issues are causing the issue </w:t>
      </w:r>
    </w:p>
    <w:p w14:paraId="625B919B" w14:textId="3ECA9114" w:rsidR="003C2AE0" w:rsidRDefault="003C2AE0"/>
    <w:p w14:paraId="625B91AE" w14:textId="1B3FF371" w:rsidR="003C2AE0" w:rsidRDefault="003C2AE0" w:rsidP="00607E9C">
      <w:pPr>
        <w:spacing w:after="0"/>
      </w:pPr>
    </w:p>
    <w:sectPr w:rsidR="003C2AE0">
      <w:pgSz w:w="16834" w:h="11909" w:orient="landscape"/>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0" w:author="Sarah Lilley (PSG - DDaT)" w:date="2022-11-18T13:21:00Z" w:initials="SL">
    <w:p w14:paraId="2A34FE53" w14:textId="77777777" w:rsidR="00AB71B5" w:rsidRDefault="00AB71B5" w:rsidP="00D10E84">
      <w:pPr>
        <w:pStyle w:val="CommentText"/>
      </w:pPr>
      <w:r>
        <w:rPr>
          <w:rStyle w:val="CommentReference"/>
        </w:rPr>
        <w:annotationRef/>
      </w:r>
      <w:r>
        <w:t>This is a new image</w:t>
      </w:r>
    </w:p>
  </w:comment>
  <w:comment w:id="115" w:author="Sarah Lilley (PSG - DDaT)" w:date="2022-11-01T12:05:00Z" w:initials="SL">
    <w:p w14:paraId="571E59EA" w14:textId="4FE6E9BB" w:rsidR="00DB4D93" w:rsidRDefault="00DB4D93" w:rsidP="006E4C19">
      <w:pPr>
        <w:pStyle w:val="CommentText"/>
      </w:pPr>
      <w:r>
        <w:rPr>
          <w:rStyle w:val="CommentReference"/>
        </w:rPr>
        <w:annotationRef/>
      </w:r>
      <w:r>
        <w:t>New picture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34FE53" w15:done="0"/>
  <w15:commentEx w15:paraId="571E59E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2056C" w16cex:dateUtc="2022-11-18T13:21:00Z"/>
  <w16cex:commentExtensible w16cex:durableId="270B8A17" w16cex:dateUtc="2022-11-01T1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34FE53" w16cid:durableId="2722056C"/>
  <w16cid:commentId w16cid:paraId="571E59EA" w16cid:durableId="270B8A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91E39" w14:textId="77777777" w:rsidR="008D4C2A" w:rsidRDefault="008D4C2A">
      <w:pPr>
        <w:spacing w:after="0" w:line="240" w:lineRule="auto"/>
      </w:pPr>
      <w:r>
        <w:separator/>
      </w:r>
    </w:p>
  </w:endnote>
  <w:endnote w:type="continuationSeparator" w:id="0">
    <w:p w14:paraId="429CA0F8" w14:textId="77777777" w:rsidR="008D4C2A" w:rsidRDefault="008D4C2A">
      <w:pPr>
        <w:spacing w:after="0" w:line="240" w:lineRule="auto"/>
      </w:pPr>
      <w:r>
        <w:continuationSeparator/>
      </w:r>
    </w:p>
  </w:endnote>
  <w:endnote w:type="continuationNotice" w:id="1">
    <w:p w14:paraId="373AE142" w14:textId="77777777" w:rsidR="008D4C2A" w:rsidRDefault="008D4C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B924A" w14:textId="5A62E6C5" w:rsidR="003C2AE0" w:rsidRDefault="00C15C95">
    <w:pPr>
      <w:spacing w:before="240" w:after="240"/>
      <w:jc w:val="right"/>
    </w:pPr>
    <w:r>
      <w:rPr>
        <w:color w:val="2B579A"/>
        <w:shd w:val="clear" w:color="auto" w:fill="E6E6E6"/>
      </w:rPr>
      <w:fldChar w:fldCharType="begin"/>
    </w:r>
    <w:r>
      <w:instrText>PAGE</w:instrText>
    </w:r>
    <w:r>
      <w:rPr>
        <w:color w:val="2B579A"/>
        <w:shd w:val="clear" w:color="auto" w:fill="E6E6E6"/>
      </w:rPr>
      <w:fldChar w:fldCharType="separate"/>
    </w:r>
    <w:r w:rsidR="002F241B">
      <w:rPr>
        <w:noProof/>
      </w:rPr>
      <w:t>1</w:t>
    </w:r>
    <w:r>
      <w:rPr>
        <w:color w:val="2B579A"/>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9AD7A" w14:textId="77777777" w:rsidR="008D4C2A" w:rsidRDefault="008D4C2A">
      <w:pPr>
        <w:spacing w:after="0" w:line="240" w:lineRule="auto"/>
      </w:pPr>
      <w:r>
        <w:separator/>
      </w:r>
    </w:p>
  </w:footnote>
  <w:footnote w:type="continuationSeparator" w:id="0">
    <w:p w14:paraId="0FF0A81A" w14:textId="77777777" w:rsidR="008D4C2A" w:rsidRDefault="008D4C2A">
      <w:pPr>
        <w:spacing w:after="0" w:line="240" w:lineRule="auto"/>
      </w:pPr>
      <w:r>
        <w:continuationSeparator/>
      </w:r>
    </w:p>
  </w:footnote>
  <w:footnote w:type="continuationNotice" w:id="1">
    <w:p w14:paraId="6CE06521" w14:textId="77777777" w:rsidR="008D4C2A" w:rsidRDefault="008D4C2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B9249" w14:textId="77777777" w:rsidR="003C2AE0" w:rsidRDefault="003C2AE0"/>
</w:hdr>
</file>

<file path=word/intelligence2.xml><?xml version="1.0" encoding="utf-8"?>
<int2:intelligence xmlns:int2="http://schemas.microsoft.com/office/intelligence/2020/intelligence" xmlns:oel="http://schemas.microsoft.com/office/2019/extlst">
  <int2:observations>
    <int2:textHash int2:hashCode="1KUJhPDew1A7KI" int2:id="VYUGQ17i">
      <int2:state int2:value="Rejected" int2:type="LegacyProofing"/>
    </int2:textHash>
    <int2:bookmark int2:bookmarkName="_Int_f5QRnBtH" int2:invalidationBookmarkName="" int2:hashCode="Oaj5kW9ilk4Mus" int2:id="mo6E1aER">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492"/>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40537E"/>
    <w:multiLevelType w:val="multilevel"/>
    <w:tmpl w:val="C2385FEA"/>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862D4E"/>
    <w:multiLevelType w:val="multilevel"/>
    <w:tmpl w:val="B02E8740"/>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F2501E"/>
    <w:multiLevelType w:val="multilevel"/>
    <w:tmpl w:val="AB349B38"/>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6D95637"/>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AAC92A8"/>
    <w:multiLevelType w:val="hybridMultilevel"/>
    <w:tmpl w:val="C22213F4"/>
    <w:lvl w:ilvl="0" w:tplc="E4C02E56">
      <w:start w:val="1"/>
      <w:numFmt w:val="bullet"/>
      <w:lvlText w:val=""/>
      <w:lvlJc w:val="left"/>
      <w:pPr>
        <w:ind w:left="720" w:hanging="360"/>
      </w:pPr>
      <w:rPr>
        <w:rFonts w:ascii="Symbol" w:hAnsi="Symbol" w:hint="default"/>
      </w:rPr>
    </w:lvl>
    <w:lvl w:ilvl="1" w:tplc="0936CC32">
      <w:start w:val="1"/>
      <w:numFmt w:val="bullet"/>
      <w:lvlText w:val="o"/>
      <w:lvlJc w:val="left"/>
      <w:pPr>
        <w:ind w:left="1440" w:hanging="360"/>
      </w:pPr>
      <w:rPr>
        <w:rFonts w:ascii="Courier New" w:hAnsi="Courier New" w:hint="default"/>
      </w:rPr>
    </w:lvl>
    <w:lvl w:ilvl="2" w:tplc="398E9068">
      <w:start w:val="1"/>
      <w:numFmt w:val="bullet"/>
      <w:lvlText w:val=""/>
      <w:lvlJc w:val="left"/>
      <w:pPr>
        <w:ind w:left="2160" w:hanging="360"/>
      </w:pPr>
      <w:rPr>
        <w:rFonts w:ascii="Wingdings" w:hAnsi="Wingdings" w:hint="default"/>
      </w:rPr>
    </w:lvl>
    <w:lvl w:ilvl="3" w:tplc="9028C47C">
      <w:start w:val="1"/>
      <w:numFmt w:val="bullet"/>
      <w:lvlText w:val=""/>
      <w:lvlJc w:val="left"/>
      <w:pPr>
        <w:ind w:left="2880" w:hanging="360"/>
      </w:pPr>
      <w:rPr>
        <w:rFonts w:ascii="Symbol" w:hAnsi="Symbol" w:hint="default"/>
      </w:rPr>
    </w:lvl>
    <w:lvl w:ilvl="4" w:tplc="5A4C7BDC">
      <w:start w:val="1"/>
      <w:numFmt w:val="bullet"/>
      <w:lvlText w:val="o"/>
      <w:lvlJc w:val="left"/>
      <w:pPr>
        <w:ind w:left="3600" w:hanging="360"/>
      </w:pPr>
      <w:rPr>
        <w:rFonts w:ascii="Courier New" w:hAnsi="Courier New" w:hint="default"/>
      </w:rPr>
    </w:lvl>
    <w:lvl w:ilvl="5" w:tplc="30D25B46">
      <w:start w:val="1"/>
      <w:numFmt w:val="bullet"/>
      <w:lvlText w:val=""/>
      <w:lvlJc w:val="left"/>
      <w:pPr>
        <w:ind w:left="4320" w:hanging="360"/>
      </w:pPr>
      <w:rPr>
        <w:rFonts w:ascii="Wingdings" w:hAnsi="Wingdings" w:hint="default"/>
      </w:rPr>
    </w:lvl>
    <w:lvl w:ilvl="6" w:tplc="F990CAE8">
      <w:start w:val="1"/>
      <w:numFmt w:val="bullet"/>
      <w:lvlText w:val=""/>
      <w:lvlJc w:val="left"/>
      <w:pPr>
        <w:ind w:left="5040" w:hanging="360"/>
      </w:pPr>
      <w:rPr>
        <w:rFonts w:ascii="Symbol" w:hAnsi="Symbol" w:hint="default"/>
      </w:rPr>
    </w:lvl>
    <w:lvl w:ilvl="7" w:tplc="9AD0C1E6">
      <w:start w:val="1"/>
      <w:numFmt w:val="bullet"/>
      <w:lvlText w:val="o"/>
      <w:lvlJc w:val="left"/>
      <w:pPr>
        <w:ind w:left="5760" w:hanging="360"/>
      </w:pPr>
      <w:rPr>
        <w:rFonts w:ascii="Courier New" w:hAnsi="Courier New" w:hint="default"/>
      </w:rPr>
    </w:lvl>
    <w:lvl w:ilvl="8" w:tplc="4D6A3828">
      <w:start w:val="1"/>
      <w:numFmt w:val="bullet"/>
      <w:lvlText w:val=""/>
      <w:lvlJc w:val="left"/>
      <w:pPr>
        <w:ind w:left="6480" w:hanging="360"/>
      </w:pPr>
      <w:rPr>
        <w:rFonts w:ascii="Wingdings" w:hAnsi="Wingdings" w:hint="default"/>
      </w:rPr>
    </w:lvl>
  </w:abstractNum>
  <w:abstractNum w:abstractNumId="6" w15:restartNumberingAfterBreak="0">
    <w:nsid w:val="0F4210ED"/>
    <w:multiLevelType w:val="multilevel"/>
    <w:tmpl w:val="F5BA9A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F723966"/>
    <w:multiLevelType w:val="multilevel"/>
    <w:tmpl w:val="6E4AA686"/>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B4FCCF"/>
    <w:multiLevelType w:val="hybridMultilevel"/>
    <w:tmpl w:val="5622D146"/>
    <w:lvl w:ilvl="0" w:tplc="2B223680">
      <w:start w:val="1"/>
      <w:numFmt w:val="decimal"/>
      <w:lvlText w:val="%1)"/>
      <w:lvlJc w:val="left"/>
      <w:pPr>
        <w:ind w:left="720" w:hanging="360"/>
      </w:pPr>
    </w:lvl>
    <w:lvl w:ilvl="1" w:tplc="2606FE34">
      <w:start w:val="1"/>
      <w:numFmt w:val="lowerLetter"/>
      <w:lvlText w:val="%2."/>
      <w:lvlJc w:val="left"/>
      <w:pPr>
        <w:ind w:left="1440" w:hanging="360"/>
      </w:pPr>
    </w:lvl>
    <w:lvl w:ilvl="2" w:tplc="C3CCDA10">
      <w:start w:val="1"/>
      <w:numFmt w:val="lowerRoman"/>
      <w:lvlText w:val="%3."/>
      <w:lvlJc w:val="right"/>
      <w:pPr>
        <w:ind w:left="2160" w:hanging="180"/>
      </w:pPr>
    </w:lvl>
    <w:lvl w:ilvl="3" w:tplc="387406C2">
      <w:start w:val="1"/>
      <w:numFmt w:val="decimal"/>
      <w:lvlText w:val="%4."/>
      <w:lvlJc w:val="left"/>
      <w:pPr>
        <w:ind w:left="2880" w:hanging="360"/>
      </w:pPr>
    </w:lvl>
    <w:lvl w:ilvl="4" w:tplc="902EC846">
      <w:start w:val="1"/>
      <w:numFmt w:val="lowerLetter"/>
      <w:lvlText w:val="%5."/>
      <w:lvlJc w:val="left"/>
      <w:pPr>
        <w:ind w:left="3600" w:hanging="360"/>
      </w:pPr>
    </w:lvl>
    <w:lvl w:ilvl="5" w:tplc="D256B85C">
      <w:start w:val="1"/>
      <w:numFmt w:val="lowerRoman"/>
      <w:lvlText w:val="%6."/>
      <w:lvlJc w:val="right"/>
      <w:pPr>
        <w:ind w:left="4320" w:hanging="180"/>
      </w:pPr>
    </w:lvl>
    <w:lvl w:ilvl="6" w:tplc="40348BF0">
      <w:start w:val="1"/>
      <w:numFmt w:val="decimal"/>
      <w:lvlText w:val="%7."/>
      <w:lvlJc w:val="left"/>
      <w:pPr>
        <w:ind w:left="5040" w:hanging="360"/>
      </w:pPr>
    </w:lvl>
    <w:lvl w:ilvl="7" w:tplc="F47250AE">
      <w:start w:val="1"/>
      <w:numFmt w:val="lowerLetter"/>
      <w:lvlText w:val="%8."/>
      <w:lvlJc w:val="left"/>
      <w:pPr>
        <w:ind w:left="5760" w:hanging="360"/>
      </w:pPr>
    </w:lvl>
    <w:lvl w:ilvl="8" w:tplc="8062B4C0">
      <w:start w:val="1"/>
      <w:numFmt w:val="lowerRoman"/>
      <w:lvlText w:val="%9."/>
      <w:lvlJc w:val="right"/>
      <w:pPr>
        <w:ind w:left="6480" w:hanging="180"/>
      </w:pPr>
    </w:lvl>
  </w:abstractNum>
  <w:abstractNum w:abstractNumId="9" w15:restartNumberingAfterBreak="0">
    <w:nsid w:val="12AC04CE"/>
    <w:multiLevelType w:val="multilevel"/>
    <w:tmpl w:val="F666374E"/>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452412F"/>
    <w:multiLevelType w:val="hybridMultilevel"/>
    <w:tmpl w:val="CBBA4970"/>
    <w:lvl w:ilvl="0" w:tplc="406AA9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45E7DEE"/>
    <w:multiLevelType w:val="multilevel"/>
    <w:tmpl w:val="B7F018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15643D"/>
    <w:multiLevelType w:val="multilevel"/>
    <w:tmpl w:val="AD7AAE16"/>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63E6F21"/>
    <w:multiLevelType w:val="multilevel"/>
    <w:tmpl w:val="06D209A4"/>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909234F"/>
    <w:multiLevelType w:val="multilevel"/>
    <w:tmpl w:val="B3149BF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C6C03F4"/>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4973AF"/>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3605F7C"/>
    <w:multiLevelType w:val="hybridMultilevel"/>
    <w:tmpl w:val="E808FBA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53344CA"/>
    <w:multiLevelType w:val="multilevel"/>
    <w:tmpl w:val="87203846"/>
    <w:lvl w:ilvl="0">
      <w:start w:val="6"/>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72B4A1C"/>
    <w:multiLevelType w:val="multilevel"/>
    <w:tmpl w:val="B06227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8417A17"/>
    <w:multiLevelType w:val="multilevel"/>
    <w:tmpl w:val="2E8E57CA"/>
    <w:lvl w:ilvl="0">
      <w:start w:val="1"/>
      <w:numFmt w:val="decimal"/>
      <w:lvlText w:val="%1)"/>
      <w:lvlJc w:val="left"/>
      <w:pPr>
        <w:ind w:left="850" w:hanging="359"/>
      </w:pPr>
      <w:rPr>
        <w:rFonts w:ascii="Arial" w:eastAsia="Arial" w:hAnsi="Arial" w:cs="Arial"/>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9FA2834"/>
    <w:multiLevelType w:val="multilevel"/>
    <w:tmpl w:val="37D67880"/>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B4D75AF"/>
    <w:multiLevelType w:val="multilevel"/>
    <w:tmpl w:val="22C6568C"/>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B924842"/>
    <w:multiLevelType w:val="multilevel"/>
    <w:tmpl w:val="B810C406"/>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C417402"/>
    <w:multiLevelType w:val="multilevel"/>
    <w:tmpl w:val="70C23962"/>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FF80154"/>
    <w:multiLevelType w:val="hybridMultilevel"/>
    <w:tmpl w:val="42FE8A98"/>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30A27BBA"/>
    <w:multiLevelType w:val="multilevel"/>
    <w:tmpl w:val="C96AA1C2"/>
    <w:lvl w:ilvl="0">
      <w:start w:val="2"/>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32489B05"/>
    <w:multiLevelType w:val="hybridMultilevel"/>
    <w:tmpl w:val="FFFFFFFF"/>
    <w:lvl w:ilvl="0" w:tplc="294E0DC0">
      <w:start w:val="1"/>
      <w:numFmt w:val="bullet"/>
      <w:lvlText w:val=""/>
      <w:lvlJc w:val="left"/>
      <w:pPr>
        <w:ind w:left="720" w:hanging="360"/>
      </w:pPr>
      <w:rPr>
        <w:rFonts w:ascii="Symbol" w:hAnsi="Symbol" w:hint="default"/>
      </w:rPr>
    </w:lvl>
    <w:lvl w:ilvl="1" w:tplc="FE129F36">
      <w:start w:val="1"/>
      <w:numFmt w:val="bullet"/>
      <w:lvlText w:val="o"/>
      <w:lvlJc w:val="left"/>
      <w:pPr>
        <w:ind w:left="1440" w:hanging="360"/>
      </w:pPr>
      <w:rPr>
        <w:rFonts w:ascii="Courier New" w:hAnsi="Courier New" w:hint="default"/>
      </w:rPr>
    </w:lvl>
    <w:lvl w:ilvl="2" w:tplc="7E389C8A">
      <w:start w:val="1"/>
      <w:numFmt w:val="bullet"/>
      <w:lvlText w:val=""/>
      <w:lvlJc w:val="left"/>
      <w:pPr>
        <w:ind w:left="2160" w:hanging="360"/>
      </w:pPr>
      <w:rPr>
        <w:rFonts w:ascii="Wingdings" w:hAnsi="Wingdings" w:hint="default"/>
      </w:rPr>
    </w:lvl>
    <w:lvl w:ilvl="3" w:tplc="C6BE1C24">
      <w:start w:val="1"/>
      <w:numFmt w:val="bullet"/>
      <w:lvlText w:val=""/>
      <w:lvlJc w:val="left"/>
      <w:pPr>
        <w:ind w:left="2880" w:hanging="360"/>
      </w:pPr>
      <w:rPr>
        <w:rFonts w:ascii="Symbol" w:hAnsi="Symbol" w:hint="default"/>
      </w:rPr>
    </w:lvl>
    <w:lvl w:ilvl="4" w:tplc="D94CD626">
      <w:start w:val="1"/>
      <w:numFmt w:val="bullet"/>
      <w:lvlText w:val="o"/>
      <w:lvlJc w:val="left"/>
      <w:pPr>
        <w:ind w:left="3600" w:hanging="360"/>
      </w:pPr>
      <w:rPr>
        <w:rFonts w:ascii="Courier New" w:hAnsi="Courier New" w:hint="default"/>
      </w:rPr>
    </w:lvl>
    <w:lvl w:ilvl="5" w:tplc="022EF9FE">
      <w:start w:val="1"/>
      <w:numFmt w:val="bullet"/>
      <w:lvlText w:val=""/>
      <w:lvlJc w:val="left"/>
      <w:pPr>
        <w:ind w:left="4320" w:hanging="360"/>
      </w:pPr>
      <w:rPr>
        <w:rFonts w:ascii="Wingdings" w:hAnsi="Wingdings" w:hint="default"/>
      </w:rPr>
    </w:lvl>
    <w:lvl w:ilvl="6" w:tplc="0BA045EC">
      <w:start w:val="1"/>
      <w:numFmt w:val="bullet"/>
      <w:lvlText w:val=""/>
      <w:lvlJc w:val="left"/>
      <w:pPr>
        <w:ind w:left="5040" w:hanging="360"/>
      </w:pPr>
      <w:rPr>
        <w:rFonts w:ascii="Symbol" w:hAnsi="Symbol" w:hint="default"/>
      </w:rPr>
    </w:lvl>
    <w:lvl w:ilvl="7" w:tplc="E5EC1BB2">
      <w:start w:val="1"/>
      <w:numFmt w:val="bullet"/>
      <w:lvlText w:val="o"/>
      <w:lvlJc w:val="left"/>
      <w:pPr>
        <w:ind w:left="5760" w:hanging="360"/>
      </w:pPr>
      <w:rPr>
        <w:rFonts w:ascii="Courier New" w:hAnsi="Courier New" w:hint="default"/>
      </w:rPr>
    </w:lvl>
    <w:lvl w:ilvl="8" w:tplc="FFC4D128">
      <w:start w:val="1"/>
      <w:numFmt w:val="bullet"/>
      <w:lvlText w:val=""/>
      <w:lvlJc w:val="left"/>
      <w:pPr>
        <w:ind w:left="6480" w:hanging="360"/>
      </w:pPr>
      <w:rPr>
        <w:rFonts w:ascii="Wingdings" w:hAnsi="Wingdings" w:hint="default"/>
      </w:rPr>
    </w:lvl>
  </w:abstractNum>
  <w:abstractNum w:abstractNumId="28" w15:restartNumberingAfterBreak="0">
    <w:nsid w:val="32797A84"/>
    <w:multiLevelType w:val="multilevel"/>
    <w:tmpl w:val="D492658E"/>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2AA517E"/>
    <w:multiLevelType w:val="hybridMultilevel"/>
    <w:tmpl w:val="04FE035E"/>
    <w:lvl w:ilvl="0" w:tplc="A82C4FEC">
      <w:start w:val="1"/>
      <w:numFmt w:val="bullet"/>
      <w:lvlText w:val=""/>
      <w:lvlJc w:val="left"/>
      <w:pPr>
        <w:ind w:left="1440" w:hanging="360"/>
      </w:pPr>
      <w:rPr>
        <w:rFonts w:ascii="Symbol" w:hAnsi="Symbol" w:hint="default"/>
      </w:rPr>
    </w:lvl>
    <w:lvl w:ilvl="1" w:tplc="622A5874">
      <w:start w:val="1"/>
      <w:numFmt w:val="bullet"/>
      <w:lvlText w:val="o"/>
      <w:lvlJc w:val="left"/>
      <w:pPr>
        <w:ind w:left="2160" w:hanging="360"/>
      </w:pPr>
      <w:rPr>
        <w:rFonts w:ascii="Courier New" w:hAnsi="Courier New" w:hint="default"/>
      </w:rPr>
    </w:lvl>
    <w:lvl w:ilvl="2" w:tplc="B34A9A42">
      <w:start w:val="1"/>
      <w:numFmt w:val="bullet"/>
      <w:lvlText w:val=""/>
      <w:lvlJc w:val="left"/>
      <w:pPr>
        <w:ind w:left="2880" w:hanging="360"/>
      </w:pPr>
      <w:rPr>
        <w:rFonts w:ascii="Wingdings" w:hAnsi="Wingdings" w:hint="default"/>
      </w:rPr>
    </w:lvl>
    <w:lvl w:ilvl="3" w:tplc="4314E652">
      <w:start w:val="1"/>
      <w:numFmt w:val="bullet"/>
      <w:lvlText w:val=""/>
      <w:lvlJc w:val="left"/>
      <w:pPr>
        <w:ind w:left="3600" w:hanging="360"/>
      </w:pPr>
      <w:rPr>
        <w:rFonts w:ascii="Symbol" w:hAnsi="Symbol" w:hint="default"/>
      </w:rPr>
    </w:lvl>
    <w:lvl w:ilvl="4" w:tplc="9A729ACA">
      <w:start w:val="1"/>
      <w:numFmt w:val="bullet"/>
      <w:lvlText w:val="o"/>
      <w:lvlJc w:val="left"/>
      <w:pPr>
        <w:ind w:left="4320" w:hanging="360"/>
      </w:pPr>
      <w:rPr>
        <w:rFonts w:ascii="Courier New" w:hAnsi="Courier New" w:hint="default"/>
      </w:rPr>
    </w:lvl>
    <w:lvl w:ilvl="5" w:tplc="C46872E8">
      <w:start w:val="1"/>
      <w:numFmt w:val="bullet"/>
      <w:lvlText w:val=""/>
      <w:lvlJc w:val="left"/>
      <w:pPr>
        <w:ind w:left="5040" w:hanging="360"/>
      </w:pPr>
      <w:rPr>
        <w:rFonts w:ascii="Wingdings" w:hAnsi="Wingdings" w:hint="default"/>
      </w:rPr>
    </w:lvl>
    <w:lvl w:ilvl="6" w:tplc="9C1C5020">
      <w:start w:val="1"/>
      <w:numFmt w:val="bullet"/>
      <w:lvlText w:val=""/>
      <w:lvlJc w:val="left"/>
      <w:pPr>
        <w:ind w:left="5760" w:hanging="360"/>
      </w:pPr>
      <w:rPr>
        <w:rFonts w:ascii="Symbol" w:hAnsi="Symbol" w:hint="default"/>
      </w:rPr>
    </w:lvl>
    <w:lvl w:ilvl="7" w:tplc="410CD504">
      <w:start w:val="1"/>
      <w:numFmt w:val="bullet"/>
      <w:lvlText w:val="o"/>
      <w:lvlJc w:val="left"/>
      <w:pPr>
        <w:ind w:left="6480" w:hanging="360"/>
      </w:pPr>
      <w:rPr>
        <w:rFonts w:ascii="Courier New" w:hAnsi="Courier New" w:hint="default"/>
      </w:rPr>
    </w:lvl>
    <w:lvl w:ilvl="8" w:tplc="B164BA3E">
      <w:start w:val="1"/>
      <w:numFmt w:val="bullet"/>
      <w:lvlText w:val=""/>
      <w:lvlJc w:val="left"/>
      <w:pPr>
        <w:ind w:left="7200" w:hanging="360"/>
      </w:pPr>
      <w:rPr>
        <w:rFonts w:ascii="Wingdings" w:hAnsi="Wingdings" w:hint="default"/>
      </w:rPr>
    </w:lvl>
  </w:abstractNum>
  <w:abstractNum w:abstractNumId="30" w15:restartNumberingAfterBreak="0">
    <w:nsid w:val="339D4C49"/>
    <w:multiLevelType w:val="multilevel"/>
    <w:tmpl w:val="2DD6B3C8"/>
    <w:lvl w:ilvl="0">
      <w:start w:val="1"/>
      <w:numFmt w:val="decimal"/>
      <w:lvlText w:val="%1."/>
      <w:lvlJc w:val="left"/>
      <w:pPr>
        <w:ind w:left="720" w:hanging="360"/>
      </w:pPr>
    </w:lvl>
    <w:lvl w:ilvl="1">
      <w:start w:val="1"/>
      <w:numFmt w:val="decimal"/>
      <w:lvlText w:val="%1)"/>
      <w:lvlJc w:val="left"/>
      <w:pPr>
        <w:ind w:left="855"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3D126AA"/>
    <w:multiLevelType w:val="multilevel"/>
    <w:tmpl w:val="0EF8ABB4"/>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4A82202"/>
    <w:multiLevelType w:val="hybridMultilevel"/>
    <w:tmpl w:val="FFFFFFFF"/>
    <w:lvl w:ilvl="0" w:tplc="37AC395C">
      <w:start w:val="1"/>
      <w:numFmt w:val="decimal"/>
      <w:lvlText w:val="%1."/>
      <w:lvlJc w:val="left"/>
      <w:pPr>
        <w:ind w:left="720" w:hanging="360"/>
      </w:pPr>
    </w:lvl>
    <w:lvl w:ilvl="1" w:tplc="D20EDFAE">
      <w:start w:val="1"/>
      <w:numFmt w:val="lowerLetter"/>
      <w:lvlText w:val="%2."/>
      <w:lvlJc w:val="left"/>
      <w:pPr>
        <w:ind w:left="1440" w:hanging="360"/>
      </w:pPr>
    </w:lvl>
    <w:lvl w:ilvl="2" w:tplc="9A28798E">
      <w:start w:val="1"/>
      <w:numFmt w:val="lowerRoman"/>
      <w:lvlText w:val="%3."/>
      <w:lvlJc w:val="right"/>
      <w:pPr>
        <w:ind w:left="2160" w:hanging="180"/>
      </w:pPr>
    </w:lvl>
    <w:lvl w:ilvl="3" w:tplc="BA106ABE">
      <w:start w:val="1"/>
      <w:numFmt w:val="decimal"/>
      <w:lvlText w:val="%4."/>
      <w:lvlJc w:val="left"/>
      <w:pPr>
        <w:ind w:left="2880" w:hanging="360"/>
      </w:pPr>
    </w:lvl>
    <w:lvl w:ilvl="4" w:tplc="65003B34">
      <w:start w:val="1"/>
      <w:numFmt w:val="lowerLetter"/>
      <w:lvlText w:val="%5."/>
      <w:lvlJc w:val="left"/>
      <w:pPr>
        <w:ind w:left="3600" w:hanging="360"/>
      </w:pPr>
    </w:lvl>
    <w:lvl w:ilvl="5" w:tplc="BBB496F0">
      <w:start w:val="1"/>
      <w:numFmt w:val="lowerRoman"/>
      <w:lvlText w:val="%6."/>
      <w:lvlJc w:val="right"/>
      <w:pPr>
        <w:ind w:left="4320" w:hanging="180"/>
      </w:pPr>
    </w:lvl>
    <w:lvl w:ilvl="6" w:tplc="F0EC1A44">
      <w:start w:val="1"/>
      <w:numFmt w:val="decimal"/>
      <w:lvlText w:val="%7."/>
      <w:lvlJc w:val="left"/>
      <w:pPr>
        <w:ind w:left="5040" w:hanging="360"/>
      </w:pPr>
    </w:lvl>
    <w:lvl w:ilvl="7" w:tplc="EBC68DC2">
      <w:start w:val="1"/>
      <w:numFmt w:val="lowerLetter"/>
      <w:lvlText w:val="%8."/>
      <w:lvlJc w:val="left"/>
      <w:pPr>
        <w:ind w:left="5760" w:hanging="360"/>
      </w:pPr>
    </w:lvl>
    <w:lvl w:ilvl="8" w:tplc="DB585298">
      <w:start w:val="1"/>
      <w:numFmt w:val="lowerRoman"/>
      <w:lvlText w:val="%9."/>
      <w:lvlJc w:val="right"/>
      <w:pPr>
        <w:ind w:left="6480" w:hanging="180"/>
      </w:pPr>
    </w:lvl>
  </w:abstractNum>
  <w:abstractNum w:abstractNumId="33" w15:restartNumberingAfterBreak="0">
    <w:nsid w:val="34F9134C"/>
    <w:multiLevelType w:val="hybridMultilevel"/>
    <w:tmpl w:val="6BF6462C"/>
    <w:lvl w:ilvl="0" w:tplc="87369106">
      <w:start w:val="1"/>
      <w:numFmt w:val="decimal"/>
      <w:lvlText w:val="%1."/>
      <w:lvlJc w:val="left"/>
      <w:pPr>
        <w:ind w:left="720" w:hanging="360"/>
      </w:pPr>
    </w:lvl>
    <w:lvl w:ilvl="1" w:tplc="369EBD56">
      <w:start w:val="1"/>
      <w:numFmt w:val="lowerLetter"/>
      <w:lvlText w:val="%2."/>
      <w:lvlJc w:val="left"/>
      <w:pPr>
        <w:ind w:left="1440" w:hanging="360"/>
      </w:pPr>
    </w:lvl>
    <w:lvl w:ilvl="2" w:tplc="0C2C37D0">
      <w:start w:val="1"/>
      <w:numFmt w:val="lowerRoman"/>
      <w:lvlText w:val="%3."/>
      <w:lvlJc w:val="right"/>
      <w:pPr>
        <w:ind w:left="2160" w:hanging="180"/>
      </w:pPr>
    </w:lvl>
    <w:lvl w:ilvl="3" w:tplc="7B388130">
      <w:start w:val="1"/>
      <w:numFmt w:val="decimal"/>
      <w:lvlText w:val="%4."/>
      <w:lvlJc w:val="left"/>
      <w:pPr>
        <w:ind w:left="2880" w:hanging="360"/>
      </w:pPr>
    </w:lvl>
    <w:lvl w:ilvl="4" w:tplc="B6EE59B2">
      <w:start w:val="1"/>
      <w:numFmt w:val="lowerLetter"/>
      <w:lvlText w:val="%5."/>
      <w:lvlJc w:val="left"/>
      <w:pPr>
        <w:ind w:left="3600" w:hanging="360"/>
      </w:pPr>
    </w:lvl>
    <w:lvl w:ilvl="5" w:tplc="7450C1D2">
      <w:start w:val="1"/>
      <w:numFmt w:val="lowerRoman"/>
      <w:lvlText w:val="%6."/>
      <w:lvlJc w:val="right"/>
      <w:pPr>
        <w:ind w:left="4320" w:hanging="180"/>
      </w:pPr>
    </w:lvl>
    <w:lvl w:ilvl="6" w:tplc="51A0E492">
      <w:start w:val="1"/>
      <w:numFmt w:val="decimal"/>
      <w:lvlText w:val="%7."/>
      <w:lvlJc w:val="left"/>
      <w:pPr>
        <w:ind w:left="5040" w:hanging="360"/>
      </w:pPr>
    </w:lvl>
    <w:lvl w:ilvl="7" w:tplc="6E0A0BEE">
      <w:start w:val="1"/>
      <w:numFmt w:val="lowerLetter"/>
      <w:lvlText w:val="%8."/>
      <w:lvlJc w:val="left"/>
      <w:pPr>
        <w:ind w:left="5760" w:hanging="360"/>
      </w:pPr>
    </w:lvl>
    <w:lvl w:ilvl="8" w:tplc="246CBD1C">
      <w:start w:val="1"/>
      <w:numFmt w:val="lowerRoman"/>
      <w:lvlText w:val="%9."/>
      <w:lvlJc w:val="right"/>
      <w:pPr>
        <w:ind w:left="6480" w:hanging="180"/>
      </w:pPr>
    </w:lvl>
  </w:abstractNum>
  <w:abstractNum w:abstractNumId="34" w15:restartNumberingAfterBreak="0">
    <w:nsid w:val="35FE0304"/>
    <w:multiLevelType w:val="hybridMultilevel"/>
    <w:tmpl w:val="DF1CEC76"/>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3877BB0D"/>
    <w:multiLevelType w:val="hybridMultilevel"/>
    <w:tmpl w:val="FFFFFFFF"/>
    <w:lvl w:ilvl="0" w:tplc="12D845F4">
      <w:start w:val="1"/>
      <w:numFmt w:val="decimal"/>
      <w:lvlText w:val="%1."/>
      <w:lvlJc w:val="left"/>
      <w:pPr>
        <w:ind w:left="720" w:hanging="360"/>
      </w:pPr>
    </w:lvl>
    <w:lvl w:ilvl="1" w:tplc="154C7CBE">
      <w:start w:val="1"/>
      <w:numFmt w:val="lowerLetter"/>
      <w:lvlText w:val="%2."/>
      <w:lvlJc w:val="left"/>
      <w:pPr>
        <w:ind w:left="1440" w:hanging="360"/>
      </w:pPr>
    </w:lvl>
    <w:lvl w:ilvl="2" w:tplc="E24406AA">
      <w:start w:val="1"/>
      <w:numFmt w:val="lowerRoman"/>
      <w:lvlText w:val="%3."/>
      <w:lvlJc w:val="right"/>
      <w:pPr>
        <w:ind w:left="2160" w:hanging="180"/>
      </w:pPr>
    </w:lvl>
    <w:lvl w:ilvl="3" w:tplc="0D0CCC88">
      <w:start w:val="1"/>
      <w:numFmt w:val="decimal"/>
      <w:lvlText w:val="%4."/>
      <w:lvlJc w:val="left"/>
      <w:pPr>
        <w:ind w:left="2880" w:hanging="360"/>
      </w:pPr>
    </w:lvl>
    <w:lvl w:ilvl="4" w:tplc="10E0D7BC">
      <w:start w:val="1"/>
      <w:numFmt w:val="lowerLetter"/>
      <w:lvlText w:val="%5."/>
      <w:lvlJc w:val="left"/>
      <w:pPr>
        <w:ind w:left="3600" w:hanging="360"/>
      </w:pPr>
    </w:lvl>
    <w:lvl w:ilvl="5" w:tplc="F418C002">
      <w:start w:val="1"/>
      <w:numFmt w:val="lowerRoman"/>
      <w:lvlText w:val="%6."/>
      <w:lvlJc w:val="right"/>
      <w:pPr>
        <w:ind w:left="4320" w:hanging="180"/>
      </w:pPr>
    </w:lvl>
    <w:lvl w:ilvl="6" w:tplc="A8D80E74">
      <w:start w:val="1"/>
      <w:numFmt w:val="decimal"/>
      <w:lvlText w:val="%7."/>
      <w:lvlJc w:val="left"/>
      <w:pPr>
        <w:ind w:left="5040" w:hanging="360"/>
      </w:pPr>
    </w:lvl>
    <w:lvl w:ilvl="7" w:tplc="D4EA9A70">
      <w:start w:val="1"/>
      <w:numFmt w:val="lowerLetter"/>
      <w:lvlText w:val="%8."/>
      <w:lvlJc w:val="left"/>
      <w:pPr>
        <w:ind w:left="5760" w:hanging="360"/>
      </w:pPr>
    </w:lvl>
    <w:lvl w:ilvl="8" w:tplc="5C4C6A6E">
      <w:start w:val="1"/>
      <w:numFmt w:val="lowerRoman"/>
      <w:lvlText w:val="%9."/>
      <w:lvlJc w:val="right"/>
      <w:pPr>
        <w:ind w:left="6480" w:hanging="180"/>
      </w:pPr>
    </w:lvl>
  </w:abstractNum>
  <w:abstractNum w:abstractNumId="36" w15:restartNumberingAfterBreak="0">
    <w:nsid w:val="38B5651C"/>
    <w:multiLevelType w:val="hybridMultilevel"/>
    <w:tmpl w:val="FFFFFFFF"/>
    <w:lvl w:ilvl="0" w:tplc="22E4EF36">
      <w:start w:val="1"/>
      <w:numFmt w:val="decimal"/>
      <w:lvlText w:val="%1."/>
      <w:lvlJc w:val="left"/>
      <w:pPr>
        <w:ind w:left="720" w:hanging="360"/>
      </w:pPr>
    </w:lvl>
    <w:lvl w:ilvl="1" w:tplc="70EEE2DA">
      <w:start w:val="1"/>
      <w:numFmt w:val="lowerLetter"/>
      <w:lvlText w:val="%2."/>
      <w:lvlJc w:val="left"/>
      <w:pPr>
        <w:ind w:left="1440" w:hanging="360"/>
      </w:pPr>
    </w:lvl>
    <w:lvl w:ilvl="2" w:tplc="7F183DB6">
      <w:start w:val="1"/>
      <w:numFmt w:val="lowerRoman"/>
      <w:lvlText w:val="%3."/>
      <w:lvlJc w:val="right"/>
      <w:pPr>
        <w:ind w:left="2160" w:hanging="180"/>
      </w:pPr>
    </w:lvl>
    <w:lvl w:ilvl="3" w:tplc="0452FFC6">
      <w:start w:val="1"/>
      <w:numFmt w:val="decimal"/>
      <w:lvlText w:val="%4."/>
      <w:lvlJc w:val="left"/>
      <w:pPr>
        <w:ind w:left="2880" w:hanging="360"/>
      </w:pPr>
    </w:lvl>
    <w:lvl w:ilvl="4" w:tplc="F2B0FF2A">
      <w:start w:val="1"/>
      <w:numFmt w:val="lowerLetter"/>
      <w:lvlText w:val="%5."/>
      <w:lvlJc w:val="left"/>
      <w:pPr>
        <w:ind w:left="3600" w:hanging="360"/>
      </w:pPr>
    </w:lvl>
    <w:lvl w:ilvl="5" w:tplc="7C6CD02C">
      <w:start w:val="1"/>
      <w:numFmt w:val="lowerRoman"/>
      <w:lvlText w:val="%6."/>
      <w:lvlJc w:val="right"/>
      <w:pPr>
        <w:ind w:left="4320" w:hanging="180"/>
      </w:pPr>
    </w:lvl>
    <w:lvl w:ilvl="6" w:tplc="D5CC7ABC">
      <w:start w:val="1"/>
      <w:numFmt w:val="decimal"/>
      <w:lvlText w:val="%7."/>
      <w:lvlJc w:val="left"/>
      <w:pPr>
        <w:ind w:left="5040" w:hanging="360"/>
      </w:pPr>
    </w:lvl>
    <w:lvl w:ilvl="7" w:tplc="FF646856">
      <w:start w:val="1"/>
      <w:numFmt w:val="lowerLetter"/>
      <w:lvlText w:val="%8."/>
      <w:lvlJc w:val="left"/>
      <w:pPr>
        <w:ind w:left="5760" w:hanging="360"/>
      </w:pPr>
    </w:lvl>
    <w:lvl w:ilvl="8" w:tplc="1946F79C">
      <w:start w:val="1"/>
      <w:numFmt w:val="lowerRoman"/>
      <w:lvlText w:val="%9."/>
      <w:lvlJc w:val="right"/>
      <w:pPr>
        <w:ind w:left="6480" w:hanging="180"/>
      </w:pPr>
    </w:lvl>
  </w:abstractNum>
  <w:abstractNum w:abstractNumId="37" w15:restartNumberingAfterBreak="0">
    <w:nsid w:val="3A7A0934"/>
    <w:multiLevelType w:val="multilevel"/>
    <w:tmpl w:val="6E80C8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3B2966FD"/>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3B8C59EB"/>
    <w:multiLevelType w:val="hybridMultilevel"/>
    <w:tmpl w:val="E5B01820"/>
    <w:lvl w:ilvl="0" w:tplc="C8BC5A8C">
      <w:start w:val="1"/>
      <w:numFmt w:val="decimal"/>
      <w:lvlText w:val="%1)"/>
      <w:lvlJc w:val="left"/>
      <w:pPr>
        <w:ind w:left="720" w:hanging="360"/>
      </w:pPr>
    </w:lvl>
    <w:lvl w:ilvl="1" w:tplc="3CEE0AC4">
      <w:start w:val="1"/>
      <w:numFmt w:val="lowerLetter"/>
      <w:lvlText w:val="%2."/>
      <w:lvlJc w:val="left"/>
      <w:pPr>
        <w:ind w:left="1440" w:hanging="360"/>
      </w:pPr>
    </w:lvl>
    <w:lvl w:ilvl="2" w:tplc="6B9816A0">
      <w:start w:val="1"/>
      <w:numFmt w:val="lowerRoman"/>
      <w:lvlText w:val="%3."/>
      <w:lvlJc w:val="right"/>
      <w:pPr>
        <w:ind w:left="2160" w:hanging="180"/>
      </w:pPr>
    </w:lvl>
    <w:lvl w:ilvl="3" w:tplc="650CD244">
      <w:start w:val="1"/>
      <w:numFmt w:val="decimal"/>
      <w:lvlText w:val="%4."/>
      <w:lvlJc w:val="left"/>
      <w:pPr>
        <w:ind w:left="2880" w:hanging="360"/>
      </w:pPr>
    </w:lvl>
    <w:lvl w:ilvl="4" w:tplc="F2D450C0">
      <w:start w:val="1"/>
      <w:numFmt w:val="lowerLetter"/>
      <w:lvlText w:val="%5."/>
      <w:lvlJc w:val="left"/>
      <w:pPr>
        <w:ind w:left="3600" w:hanging="360"/>
      </w:pPr>
    </w:lvl>
    <w:lvl w:ilvl="5" w:tplc="499EA6C0">
      <w:start w:val="1"/>
      <w:numFmt w:val="lowerRoman"/>
      <w:lvlText w:val="%6."/>
      <w:lvlJc w:val="right"/>
      <w:pPr>
        <w:ind w:left="4320" w:hanging="180"/>
      </w:pPr>
    </w:lvl>
    <w:lvl w:ilvl="6" w:tplc="96107D16">
      <w:start w:val="1"/>
      <w:numFmt w:val="decimal"/>
      <w:lvlText w:val="%7."/>
      <w:lvlJc w:val="left"/>
      <w:pPr>
        <w:ind w:left="5040" w:hanging="360"/>
      </w:pPr>
    </w:lvl>
    <w:lvl w:ilvl="7" w:tplc="151AF6B6">
      <w:start w:val="1"/>
      <w:numFmt w:val="lowerLetter"/>
      <w:lvlText w:val="%8."/>
      <w:lvlJc w:val="left"/>
      <w:pPr>
        <w:ind w:left="5760" w:hanging="360"/>
      </w:pPr>
    </w:lvl>
    <w:lvl w:ilvl="8" w:tplc="5714EE94">
      <w:start w:val="1"/>
      <w:numFmt w:val="lowerRoman"/>
      <w:lvlText w:val="%9."/>
      <w:lvlJc w:val="right"/>
      <w:pPr>
        <w:ind w:left="6480" w:hanging="180"/>
      </w:pPr>
    </w:lvl>
  </w:abstractNum>
  <w:abstractNum w:abstractNumId="40" w15:restartNumberingAfterBreak="0">
    <w:nsid w:val="3F8813D1"/>
    <w:multiLevelType w:val="hybridMultilevel"/>
    <w:tmpl w:val="FFFFFFFF"/>
    <w:lvl w:ilvl="0" w:tplc="411C5156">
      <w:start w:val="1"/>
      <w:numFmt w:val="decimal"/>
      <w:lvlText w:val="%1."/>
      <w:lvlJc w:val="left"/>
      <w:pPr>
        <w:ind w:left="720" w:hanging="360"/>
      </w:pPr>
    </w:lvl>
    <w:lvl w:ilvl="1" w:tplc="ADCE5C00">
      <w:start w:val="1"/>
      <w:numFmt w:val="lowerLetter"/>
      <w:lvlText w:val="%2."/>
      <w:lvlJc w:val="left"/>
      <w:pPr>
        <w:ind w:left="1440" w:hanging="360"/>
      </w:pPr>
    </w:lvl>
    <w:lvl w:ilvl="2" w:tplc="DC5E969C">
      <w:start w:val="1"/>
      <w:numFmt w:val="lowerRoman"/>
      <w:lvlText w:val="%3."/>
      <w:lvlJc w:val="right"/>
      <w:pPr>
        <w:ind w:left="2160" w:hanging="180"/>
      </w:pPr>
    </w:lvl>
    <w:lvl w:ilvl="3" w:tplc="7F9044D2">
      <w:start w:val="1"/>
      <w:numFmt w:val="decimal"/>
      <w:lvlText w:val="%4."/>
      <w:lvlJc w:val="left"/>
      <w:pPr>
        <w:ind w:left="2880" w:hanging="360"/>
      </w:pPr>
    </w:lvl>
    <w:lvl w:ilvl="4" w:tplc="B060D95C">
      <w:start w:val="1"/>
      <w:numFmt w:val="lowerLetter"/>
      <w:lvlText w:val="%5."/>
      <w:lvlJc w:val="left"/>
      <w:pPr>
        <w:ind w:left="3600" w:hanging="360"/>
      </w:pPr>
    </w:lvl>
    <w:lvl w:ilvl="5" w:tplc="54964EC4">
      <w:start w:val="1"/>
      <w:numFmt w:val="lowerRoman"/>
      <w:lvlText w:val="%6."/>
      <w:lvlJc w:val="right"/>
      <w:pPr>
        <w:ind w:left="4320" w:hanging="180"/>
      </w:pPr>
    </w:lvl>
    <w:lvl w:ilvl="6" w:tplc="38B85D52">
      <w:start w:val="1"/>
      <w:numFmt w:val="decimal"/>
      <w:lvlText w:val="%7."/>
      <w:lvlJc w:val="left"/>
      <w:pPr>
        <w:ind w:left="5040" w:hanging="360"/>
      </w:pPr>
    </w:lvl>
    <w:lvl w:ilvl="7" w:tplc="94FE634A">
      <w:start w:val="1"/>
      <w:numFmt w:val="lowerLetter"/>
      <w:lvlText w:val="%8."/>
      <w:lvlJc w:val="left"/>
      <w:pPr>
        <w:ind w:left="5760" w:hanging="360"/>
      </w:pPr>
    </w:lvl>
    <w:lvl w:ilvl="8" w:tplc="95DC8620">
      <w:start w:val="1"/>
      <w:numFmt w:val="lowerRoman"/>
      <w:lvlText w:val="%9."/>
      <w:lvlJc w:val="right"/>
      <w:pPr>
        <w:ind w:left="6480" w:hanging="180"/>
      </w:pPr>
    </w:lvl>
  </w:abstractNum>
  <w:abstractNum w:abstractNumId="41" w15:restartNumberingAfterBreak="0">
    <w:nsid w:val="46707B0E"/>
    <w:multiLevelType w:val="multilevel"/>
    <w:tmpl w:val="1F3214CE"/>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7725E14"/>
    <w:multiLevelType w:val="hybridMultilevel"/>
    <w:tmpl w:val="D46A9620"/>
    <w:lvl w:ilvl="0" w:tplc="DE366558">
      <w:start w:val="1"/>
      <w:numFmt w:val="bullet"/>
      <w:lvlText w:val=""/>
      <w:lvlJc w:val="left"/>
      <w:pPr>
        <w:ind w:left="360" w:hanging="360"/>
      </w:pPr>
      <w:rPr>
        <w:rFonts w:ascii="Symbol" w:hAnsi="Symbol" w:hint="default"/>
      </w:rPr>
    </w:lvl>
    <w:lvl w:ilvl="1" w:tplc="6CF2EA30">
      <w:start w:val="1"/>
      <w:numFmt w:val="bullet"/>
      <w:lvlText w:val="o"/>
      <w:lvlJc w:val="left"/>
      <w:pPr>
        <w:ind w:left="1080" w:hanging="360"/>
      </w:pPr>
      <w:rPr>
        <w:rFonts w:ascii="Courier New" w:hAnsi="Courier New" w:hint="default"/>
      </w:rPr>
    </w:lvl>
    <w:lvl w:ilvl="2" w:tplc="CD2837BA">
      <w:start w:val="1"/>
      <w:numFmt w:val="bullet"/>
      <w:lvlText w:val=""/>
      <w:lvlJc w:val="left"/>
      <w:pPr>
        <w:ind w:left="1800" w:hanging="360"/>
      </w:pPr>
      <w:rPr>
        <w:rFonts w:ascii="Wingdings" w:hAnsi="Wingdings" w:hint="default"/>
      </w:rPr>
    </w:lvl>
    <w:lvl w:ilvl="3" w:tplc="6450E9F8">
      <w:start w:val="1"/>
      <w:numFmt w:val="bullet"/>
      <w:lvlText w:val=""/>
      <w:lvlJc w:val="left"/>
      <w:pPr>
        <w:ind w:left="2520" w:hanging="360"/>
      </w:pPr>
      <w:rPr>
        <w:rFonts w:ascii="Symbol" w:hAnsi="Symbol" w:hint="default"/>
      </w:rPr>
    </w:lvl>
    <w:lvl w:ilvl="4" w:tplc="8C2856C0">
      <w:start w:val="1"/>
      <w:numFmt w:val="bullet"/>
      <w:lvlText w:val="o"/>
      <w:lvlJc w:val="left"/>
      <w:pPr>
        <w:ind w:left="3240" w:hanging="360"/>
      </w:pPr>
      <w:rPr>
        <w:rFonts w:ascii="Courier New" w:hAnsi="Courier New" w:hint="default"/>
      </w:rPr>
    </w:lvl>
    <w:lvl w:ilvl="5" w:tplc="8D9E8978">
      <w:start w:val="1"/>
      <w:numFmt w:val="bullet"/>
      <w:lvlText w:val=""/>
      <w:lvlJc w:val="left"/>
      <w:pPr>
        <w:ind w:left="3960" w:hanging="360"/>
      </w:pPr>
      <w:rPr>
        <w:rFonts w:ascii="Wingdings" w:hAnsi="Wingdings" w:hint="default"/>
      </w:rPr>
    </w:lvl>
    <w:lvl w:ilvl="6" w:tplc="500C45DE">
      <w:start w:val="1"/>
      <w:numFmt w:val="bullet"/>
      <w:lvlText w:val=""/>
      <w:lvlJc w:val="left"/>
      <w:pPr>
        <w:ind w:left="4680" w:hanging="360"/>
      </w:pPr>
      <w:rPr>
        <w:rFonts w:ascii="Symbol" w:hAnsi="Symbol" w:hint="default"/>
      </w:rPr>
    </w:lvl>
    <w:lvl w:ilvl="7" w:tplc="E1E49AA8">
      <w:start w:val="1"/>
      <w:numFmt w:val="bullet"/>
      <w:lvlText w:val="o"/>
      <w:lvlJc w:val="left"/>
      <w:pPr>
        <w:ind w:left="5400" w:hanging="360"/>
      </w:pPr>
      <w:rPr>
        <w:rFonts w:ascii="Courier New" w:hAnsi="Courier New" w:hint="default"/>
      </w:rPr>
    </w:lvl>
    <w:lvl w:ilvl="8" w:tplc="83C0D028">
      <w:start w:val="1"/>
      <w:numFmt w:val="bullet"/>
      <w:lvlText w:val=""/>
      <w:lvlJc w:val="left"/>
      <w:pPr>
        <w:ind w:left="6120" w:hanging="360"/>
      </w:pPr>
      <w:rPr>
        <w:rFonts w:ascii="Wingdings" w:hAnsi="Wingdings" w:hint="default"/>
      </w:rPr>
    </w:lvl>
  </w:abstractNum>
  <w:abstractNum w:abstractNumId="43" w15:restartNumberingAfterBreak="0">
    <w:nsid w:val="47FB5BCE"/>
    <w:multiLevelType w:val="multilevel"/>
    <w:tmpl w:val="FFFFFFFF"/>
    <w:lvl w:ilvl="0">
      <w:start w:val="1"/>
      <w:numFmt w:val="decimal"/>
      <w:lvlText w:val="%1)"/>
      <w:lvlJc w:val="left"/>
      <w:pPr>
        <w:ind w:left="850" w:hanging="359"/>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4891EC0C"/>
    <w:multiLevelType w:val="hybridMultilevel"/>
    <w:tmpl w:val="551A4BC0"/>
    <w:lvl w:ilvl="0" w:tplc="6B62FEA8">
      <w:start w:val="1"/>
      <w:numFmt w:val="decimal"/>
      <w:lvlText w:val="%1."/>
      <w:lvlJc w:val="left"/>
      <w:pPr>
        <w:ind w:left="720" w:hanging="360"/>
      </w:pPr>
    </w:lvl>
    <w:lvl w:ilvl="1" w:tplc="3CE6C4DE">
      <w:start w:val="1"/>
      <w:numFmt w:val="lowerLetter"/>
      <w:lvlText w:val="%2."/>
      <w:lvlJc w:val="left"/>
      <w:pPr>
        <w:ind w:left="1440" w:hanging="360"/>
      </w:pPr>
    </w:lvl>
    <w:lvl w:ilvl="2" w:tplc="30D81A02">
      <w:start w:val="1"/>
      <w:numFmt w:val="lowerRoman"/>
      <w:lvlText w:val="%3."/>
      <w:lvlJc w:val="right"/>
      <w:pPr>
        <w:ind w:left="2160" w:hanging="180"/>
      </w:pPr>
    </w:lvl>
    <w:lvl w:ilvl="3" w:tplc="069857F8">
      <w:start w:val="1"/>
      <w:numFmt w:val="decimal"/>
      <w:lvlText w:val="%4."/>
      <w:lvlJc w:val="left"/>
      <w:pPr>
        <w:ind w:left="2880" w:hanging="360"/>
      </w:pPr>
    </w:lvl>
    <w:lvl w:ilvl="4" w:tplc="3A1C97C0">
      <w:start w:val="1"/>
      <w:numFmt w:val="lowerLetter"/>
      <w:lvlText w:val="%5."/>
      <w:lvlJc w:val="left"/>
      <w:pPr>
        <w:ind w:left="3600" w:hanging="360"/>
      </w:pPr>
    </w:lvl>
    <w:lvl w:ilvl="5" w:tplc="47F4B91C">
      <w:start w:val="1"/>
      <w:numFmt w:val="lowerRoman"/>
      <w:lvlText w:val="%6."/>
      <w:lvlJc w:val="right"/>
      <w:pPr>
        <w:ind w:left="4320" w:hanging="180"/>
      </w:pPr>
    </w:lvl>
    <w:lvl w:ilvl="6" w:tplc="FCA03352">
      <w:start w:val="1"/>
      <w:numFmt w:val="decimal"/>
      <w:lvlText w:val="%7."/>
      <w:lvlJc w:val="left"/>
      <w:pPr>
        <w:ind w:left="5040" w:hanging="360"/>
      </w:pPr>
    </w:lvl>
    <w:lvl w:ilvl="7" w:tplc="3998DA9C">
      <w:start w:val="1"/>
      <w:numFmt w:val="lowerLetter"/>
      <w:lvlText w:val="%8."/>
      <w:lvlJc w:val="left"/>
      <w:pPr>
        <w:ind w:left="5760" w:hanging="360"/>
      </w:pPr>
    </w:lvl>
    <w:lvl w:ilvl="8" w:tplc="15409948">
      <w:start w:val="1"/>
      <w:numFmt w:val="lowerRoman"/>
      <w:lvlText w:val="%9."/>
      <w:lvlJc w:val="right"/>
      <w:pPr>
        <w:ind w:left="6480" w:hanging="180"/>
      </w:pPr>
    </w:lvl>
  </w:abstractNum>
  <w:abstractNum w:abstractNumId="45" w15:restartNumberingAfterBreak="0">
    <w:nsid w:val="490075E9"/>
    <w:multiLevelType w:val="hybridMultilevel"/>
    <w:tmpl w:val="FFFFFFFF"/>
    <w:lvl w:ilvl="0" w:tplc="239A2986">
      <w:start w:val="1"/>
      <w:numFmt w:val="decimal"/>
      <w:lvlText w:val="%1."/>
      <w:lvlJc w:val="left"/>
      <w:pPr>
        <w:ind w:left="720" w:hanging="360"/>
      </w:pPr>
    </w:lvl>
    <w:lvl w:ilvl="1" w:tplc="48ECF3AE">
      <w:start w:val="1"/>
      <w:numFmt w:val="lowerLetter"/>
      <w:lvlText w:val="%2."/>
      <w:lvlJc w:val="left"/>
      <w:pPr>
        <w:ind w:left="1440" w:hanging="360"/>
      </w:pPr>
    </w:lvl>
    <w:lvl w:ilvl="2" w:tplc="068A538A">
      <w:start w:val="1"/>
      <w:numFmt w:val="lowerRoman"/>
      <w:lvlText w:val="%3."/>
      <w:lvlJc w:val="right"/>
      <w:pPr>
        <w:ind w:left="2160" w:hanging="180"/>
      </w:pPr>
    </w:lvl>
    <w:lvl w:ilvl="3" w:tplc="25A6A7EA">
      <w:start w:val="1"/>
      <w:numFmt w:val="decimal"/>
      <w:lvlText w:val="%4."/>
      <w:lvlJc w:val="left"/>
      <w:pPr>
        <w:ind w:left="2880" w:hanging="360"/>
      </w:pPr>
    </w:lvl>
    <w:lvl w:ilvl="4" w:tplc="3F4EE6F2">
      <w:start w:val="1"/>
      <w:numFmt w:val="lowerLetter"/>
      <w:lvlText w:val="%5."/>
      <w:lvlJc w:val="left"/>
      <w:pPr>
        <w:ind w:left="3600" w:hanging="360"/>
      </w:pPr>
    </w:lvl>
    <w:lvl w:ilvl="5" w:tplc="98F21CE6">
      <w:start w:val="1"/>
      <w:numFmt w:val="lowerRoman"/>
      <w:lvlText w:val="%6."/>
      <w:lvlJc w:val="right"/>
      <w:pPr>
        <w:ind w:left="4320" w:hanging="180"/>
      </w:pPr>
    </w:lvl>
    <w:lvl w:ilvl="6" w:tplc="0186B14C">
      <w:start w:val="1"/>
      <w:numFmt w:val="decimal"/>
      <w:lvlText w:val="%7."/>
      <w:lvlJc w:val="left"/>
      <w:pPr>
        <w:ind w:left="5040" w:hanging="360"/>
      </w:pPr>
    </w:lvl>
    <w:lvl w:ilvl="7" w:tplc="34EE1842">
      <w:start w:val="1"/>
      <w:numFmt w:val="lowerLetter"/>
      <w:lvlText w:val="%8."/>
      <w:lvlJc w:val="left"/>
      <w:pPr>
        <w:ind w:left="5760" w:hanging="360"/>
      </w:pPr>
    </w:lvl>
    <w:lvl w:ilvl="8" w:tplc="E4148F3C">
      <w:start w:val="1"/>
      <w:numFmt w:val="lowerRoman"/>
      <w:lvlText w:val="%9."/>
      <w:lvlJc w:val="right"/>
      <w:pPr>
        <w:ind w:left="6480" w:hanging="180"/>
      </w:pPr>
    </w:lvl>
  </w:abstractNum>
  <w:abstractNum w:abstractNumId="46" w15:restartNumberingAfterBreak="0">
    <w:nsid w:val="4C621055"/>
    <w:multiLevelType w:val="hybridMultilevel"/>
    <w:tmpl w:val="8E7C9202"/>
    <w:lvl w:ilvl="0" w:tplc="ED568D3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4DD81929"/>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1AD31C1"/>
    <w:multiLevelType w:val="multilevel"/>
    <w:tmpl w:val="DC7629E2"/>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54F45CC6"/>
    <w:multiLevelType w:val="hybridMultilevel"/>
    <w:tmpl w:val="C5980AF2"/>
    <w:lvl w:ilvl="0" w:tplc="F2984D72">
      <w:start w:val="1"/>
      <w:numFmt w:val="decimal"/>
      <w:lvlText w:val="%1)"/>
      <w:lvlJc w:val="left"/>
      <w:pPr>
        <w:ind w:left="850" w:hanging="359"/>
      </w:pPr>
      <w:rPr>
        <w:u w:val="none"/>
      </w:rPr>
    </w:lvl>
    <w:lvl w:ilvl="1" w:tplc="A8541A32">
      <w:start w:val="1"/>
      <w:numFmt w:val="lowerLetter"/>
      <w:lvlText w:val="%2)"/>
      <w:lvlJc w:val="left"/>
      <w:pPr>
        <w:ind w:left="1440" w:hanging="360"/>
      </w:pPr>
      <w:rPr>
        <w:u w:val="none"/>
      </w:rPr>
    </w:lvl>
    <w:lvl w:ilvl="2" w:tplc="718EDD86">
      <w:start w:val="1"/>
      <w:numFmt w:val="lowerRoman"/>
      <w:lvlText w:val="%3)"/>
      <w:lvlJc w:val="right"/>
      <w:pPr>
        <w:ind w:left="2160" w:hanging="360"/>
      </w:pPr>
      <w:rPr>
        <w:u w:val="none"/>
      </w:rPr>
    </w:lvl>
    <w:lvl w:ilvl="3" w:tplc="FA0064EC">
      <w:start w:val="1"/>
      <w:numFmt w:val="decimal"/>
      <w:lvlText w:val="(%4)"/>
      <w:lvlJc w:val="left"/>
      <w:pPr>
        <w:ind w:left="2880" w:hanging="360"/>
      </w:pPr>
      <w:rPr>
        <w:u w:val="none"/>
      </w:rPr>
    </w:lvl>
    <w:lvl w:ilvl="4" w:tplc="4F9461F8">
      <w:start w:val="1"/>
      <w:numFmt w:val="lowerLetter"/>
      <w:lvlText w:val="(%5)"/>
      <w:lvlJc w:val="left"/>
      <w:pPr>
        <w:ind w:left="3600" w:hanging="360"/>
      </w:pPr>
      <w:rPr>
        <w:u w:val="none"/>
      </w:rPr>
    </w:lvl>
    <w:lvl w:ilvl="5" w:tplc="F7D44C2C">
      <w:start w:val="1"/>
      <w:numFmt w:val="lowerRoman"/>
      <w:lvlText w:val="(%6)"/>
      <w:lvlJc w:val="right"/>
      <w:pPr>
        <w:ind w:left="4320" w:hanging="360"/>
      </w:pPr>
      <w:rPr>
        <w:u w:val="none"/>
      </w:rPr>
    </w:lvl>
    <w:lvl w:ilvl="6" w:tplc="8DCE86EC">
      <w:start w:val="1"/>
      <w:numFmt w:val="decimal"/>
      <w:lvlText w:val="%7."/>
      <w:lvlJc w:val="left"/>
      <w:pPr>
        <w:ind w:left="5040" w:hanging="360"/>
      </w:pPr>
      <w:rPr>
        <w:u w:val="none"/>
      </w:rPr>
    </w:lvl>
    <w:lvl w:ilvl="7" w:tplc="94B68A24">
      <w:start w:val="1"/>
      <w:numFmt w:val="lowerLetter"/>
      <w:lvlText w:val="%8."/>
      <w:lvlJc w:val="left"/>
      <w:pPr>
        <w:ind w:left="5760" w:hanging="360"/>
      </w:pPr>
      <w:rPr>
        <w:u w:val="none"/>
      </w:rPr>
    </w:lvl>
    <w:lvl w:ilvl="8" w:tplc="241A46F0">
      <w:start w:val="1"/>
      <w:numFmt w:val="lowerRoman"/>
      <w:lvlText w:val="%9."/>
      <w:lvlJc w:val="right"/>
      <w:pPr>
        <w:ind w:left="6480" w:hanging="360"/>
      </w:pPr>
      <w:rPr>
        <w:u w:val="none"/>
      </w:rPr>
    </w:lvl>
  </w:abstractNum>
  <w:abstractNum w:abstractNumId="50" w15:restartNumberingAfterBreak="0">
    <w:nsid w:val="57953445"/>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58DE047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59AB5099"/>
    <w:multiLevelType w:val="multilevel"/>
    <w:tmpl w:val="3F68CC5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5C61516C"/>
    <w:multiLevelType w:val="multilevel"/>
    <w:tmpl w:val="CCB6F80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D170B8C"/>
    <w:multiLevelType w:val="hybridMultilevel"/>
    <w:tmpl w:val="E808FB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0876C24"/>
    <w:multiLevelType w:val="hybridMultilevel"/>
    <w:tmpl w:val="8E7C92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10A1A0E"/>
    <w:multiLevelType w:val="multilevel"/>
    <w:tmpl w:val="7E5AA6D0"/>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647A2F21"/>
    <w:multiLevelType w:val="hybridMultilevel"/>
    <w:tmpl w:val="4F70D096"/>
    <w:lvl w:ilvl="0" w:tplc="8674875E">
      <w:start w:val="1"/>
      <w:numFmt w:val="decimal"/>
      <w:lvlText w:val="%1."/>
      <w:lvlJc w:val="left"/>
      <w:pPr>
        <w:ind w:left="720" w:hanging="360"/>
      </w:pPr>
    </w:lvl>
    <w:lvl w:ilvl="1" w:tplc="A79EF0EA">
      <w:start w:val="1"/>
      <w:numFmt w:val="lowerLetter"/>
      <w:lvlText w:val="%2."/>
      <w:lvlJc w:val="left"/>
      <w:pPr>
        <w:ind w:left="1440" w:hanging="360"/>
      </w:pPr>
    </w:lvl>
    <w:lvl w:ilvl="2" w:tplc="F0B4DD42">
      <w:start w:val="1"/>
      <w:numFmt w:val="lowerRoman"/>
      <w:lvlText w:val="%3."/>
      <w:lvlJc w:val="right"/>
      <w:pPr>
        <w:ind w:left="2160" w:hanging="180"/>
      </w:pPr>
    </w:lvl>
    <w:lvl w:ilvl="3" w:tplc="E11A4836">
      <w:start w:val="1"/>
      <w:numFmt w:val="decimal"/>
      <w:lvlText w:val="%4."/>
      <w:lvlJc w:val="left"/>
      <w:pPr>
        <w:ind w:left="2880" w:hanging="360"/>
      </w:pPr>
    </w:lvl>
    <w:lvl w:ilvl="4" w:tplc="8E526EC6">
      <w:start w:val="1"/>
      <w:numFmt w:val="lowerLetter"/>
      <w:lvlText w:val="%5."/>
      <w:lvlJc w:val="left"/>
      <w:pPr>
        <w:ind w:left="3600" w:hanging="360"/>
      </w:pPr>
    </w:lvl>
    <w:lvl w:ilvl="5" w:tplc="0E0C4854">
      <w:start w:val="1"/>
      <w:numFmt w:val="lowerRoman"/>
      <w:lvlText w:val="%6."/>
      <w:lvlJc w:val="right"/>
      <w:pPr>
        <w:ind w:left="4320" w:hanging="180"/>
      </w:pPr>
    </w:lvl>
    <w:lvl w:ilvl="6" w:tplc="41ACB2FC">
      <w:start w:val="1"/>
      <w:numFmt w:val="decimal"/>
      <w:lvlText w:val="%7."/>
      <w:lvlJc w:val="left"/>
      <w:pPr>
        <w:ind w:left="5040" w:hanging="360"/>
      </w:pPr>
    </w:lvl>
    <w:lvl w:ilvl="7" w:tplc="075A66C6">
      <w:start w:val="1"/>
      <w:numFmt w:val="lowerLetter"/>
      <w:lvlText w:val="%8."/>
      <w:lvlJc w:val="left"/>
      <w:pPr>
        <w:ind w:left="5760" w:hanging="360"/>
      </w:pPr>
    </w:lvl>
    <w:lvl w:ilvl="8" w:tplc="3FB80050">
      <w:start w:val="1"/>
      <w:numFmt w:val="lowerRoman"/>
      <w:lvlText w:val="%9."/>
      <w:lvlJc w:val="right"/>
      <w:pPr>
        <w:ind w:left="6480" w:hanging="180"/>
      </w:pPr>
    </w:lvl>
  </w:abstractNum>
  <w:abstractNum w:abstractNumId="58" w15:restartNumberingAfterBreak="0">
    <w:nsid w:val="66C021B2"/>
    <w:multiLevelType w:val="multilevel"/>
    <w:tmpl w:val="E954CEA2"/>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67037A25"/>
    <w:multiLevelType w:val="hybridMultilevel"/>
    <w:tmpl w:val="FFFFFFFF"/>
    <w:lvl w:ilvl="0" w:tplc="F8A0AE90">
      <w:start w:val="1"/>
      <w:numFmt w:val="decimal"/>
      <w:lvlText w:val="%1."/>
      <w:lvlJc w:val="left"/>
      <w:pPr>
        <w:ind w:left="720" w:hanging="360"/>
      </w:pPr>
    </w:lvl>
    <w:lvl w:ilvl="1" w:tplc="68501EB4">
      <w:start w:val="1"/>
      <w:numFmt w:val="lowerLetter"/>
      <w:lvlText w:val="%2."/>
      <w:lvlJc w:val="left"/>
      <w:pPr>
        <w:ind w:left="1440" w:hanging="360"/>
      </w:pPr>
    </w:lvl>
    <w:lvl w:ilvl="2" w:tplc="2CA2ABEE">
      <w:start w:val="1"/>
      <w:numFmt w:val="lowerRoman"/>
      <w:lvlText w:val="%3."/>
      <w:lvlJc w:val="right"/>
      <w:pPr>
        <w:ind w:left="2160" w:hanging="180"/>
      </w:pPr>
    </w:lvl>
    <w:lvl w:ilvl="3" w:tplc="64AA57CA">
      <w:start w:val="1"/>
      <w:numFmt w:val="decimal"/>
      <w:lvlText w:val="%4."/>
      <w:lvlJc w:val="left"/>
      <w:pPr>
        <w:ind w:left="2880" w:hanging="360"/>
      </w:pPr>
    </w:lvl>
    <w:lvl w:ilvl="4" w:tplc="4600E190">
      <w:start w:val="1"/>
      <w:numFmt w:val="lowerLetter"/>
      <w:lvlText w:val="%5."/>
      <w:lvlJc w:val="left"/>
      <w:pPr>
        <w:ind w:left="3600" w:hanging="360"/>
      </w:pPr>
    </w:lvl>
    <w:lvl w:ilvl="5" w:tplc="F8B24A1E">
      <w:start w:val="1"/>
      <w:numFmt w:val="lowerRoman"/>
      <w:lvlText w:val="%6."/>
      <w:lvlJc w:val="right"/>
      <w:pPr>
        <w:ind w:left="4320" w:hanging="180"/>
      </w:pPr>
    </w:lvl>
    <w:lvl w:ilvl="6" w:tplc="B560A656">
      <w:start w:val="1"/>
      <w:numFmt w:val="decimal"/>
      <w:lvlText w:val="%7."/>
      <w:lvlJc w:val="left"/>
      <w:pPr>
        <w:ind w:left="5040" w:hanging="360"/>
      </w:pPr>
    </w:lvl>
    <w:lvl w:ilvl="7" w:tplc="9EFA8E48">
      <w:start w:val="1"/>
      <w:numFmt w:val="lowerLetter"/>
      <w:lvlText w:val="%8."/>
      <w:lvlJc w:val="left"/>
      <w:pPr>
        <w:ind w:left="5760" w:hanging="360"/>
      </w:pPr>
    </w:lvl>
    <w:lvl w:ilvl="8" w:tplc="F8128C5E">
      <w:start w:val="1"/>
      <w:numFmt w:val="lowerRoman"/>
      <w:lvlText w:val="%9."/>
      <w:lvlJc w:val="right"/>
      <w:pPr>
        <w:ind w:left="6480" w:hanging="180"/>
      </w:pPr>
    </w:lvl>
  </w:abstractNum>
  <w:abstractNum w:abstractNumId="60" w15:restartNumberingAfterBreak="0">
    <w:nsid w:val="693F5C33"/>
    <w:multiLevelType w:val="multilevel"/>
    <w:tmpl w:val="900CC088"/>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696E7DEB"/>
    <w:multiLevelType w:val="multilevel"/>
    <w:tmpl w:val="0EE47CA4"/>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6A67449B"/>
    <w:multiLevelType w:val="multilevel"/>
    <w:tmpl w:val="5BC4EC7A"/>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C007BB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C45E2ED"/>
    <w:multiLevelType w:val="hybridMultilevel"/>
    <w:tmpl w:val="9DC87D04"/>
    <w:lvl w:ilvl="0" w:tplc="79B0C0AC">
      <w:start w:val="1"/>
      <w:numFmt w:val="bullet"/>
      <w:lvlText w:val="·"/>
      <w:lvlJc w:val="left"/>
      <w:pPr>
        <w:ind w:left="720" w:hanging="360"/>
      </w:pPr>
      <w:rPr>
        <w:rFonts w:ascii="Symbol" w:hAnsi="Symbol" w:hint="default"/>
      </w:rPr>
    </w:lvl>
    <w:lvl w:ilvl="1" w:tplc="02468768">
      <w:start w:val="1"/>
      <w:numFmt w:val="bullet"/>
      <w:lvlText w:val="o"/>
      <w:lvlJc w:val="left"/>
      <w:pPr>
        <w:ind w:left="1440" w:hanging="360"/>
      </w:pPr>
      <w:rPr>
        <w:rFonts w:ascii="Courier New" w:hAnsi="Courier New" w:hint="default"/>
      </w:rPr>
    </w:lvl>
    <w:lvl w:ilvl="2" w:tplc="25B6078A">
      <w:start w:val="1"/>
      <w:numFmt w:val="bullet"/>
      <w:lvlText w:val=""/>
      <w:lvlJc w:val="left"/>
      <w:pPr>
        <w:ind w:left="2160" w:hanging="360"/>
      </w:pPr>
      <w:rPr>
        <w:rFonts w:ascii="Wingdings" w:hAnsi="Wingdings" w:hint="default"/>
      </w:rPr>
    </w:lvl>
    <w:lvl w:ilvl="3" w:tplc="8DC0687E">
      <w:start w:val="1"/>
      <w:numFmt w:val="bullet"/>
      <w:lvlText w:val=""/>
      <w:lvlJc w:val="left"/>
      <w:pPr>
        <w:ind w:left="2880" w:hanging="360"/>
      </w:pPr>
      <w:rPr>
        <w:rFonts w:ascii="Symbol" w:hAnsi="Symbol" w:hint="default"/>
      </w:rPr>
    </w:lvl>
    <w:lvl w:ilvl="4" w:tplc="036EE498">
      <w:start w:val="1"/>
      <w:numFmt w:val="bullet"/>
      <w:lvlText w:val="o"/>
      <w:lvlJc w:val="left"/>
      <w:pPr>
        <w:ind w:left="3600" w:hanging="360"/>
      </w:pPr>
      <w:rPr>
        <w:rFonts w:ascii="Courier New" w:hAnsi="Courier New" w:hint="default"/>
      </w:rPr>
    </w:lvl>
    <w:lvl w:ilvl="5" w:tplc="438828E6">
      <w:start w:val="1"/>
      <w:numFmt w:val="bullet"/>
      <w:lvlText w:val=""/>
      <w:lvlJc w:val="left"/>
      <w:pPr>
        <w:ind w:left="4320" w:hanging="360"/>
      </w:pPr>
      <w:rPr>
        <w:rFonts w:ascii="Wingdings" w:hAnsi="Wingdings" w:hint="default"/>
      </w:rPr>
    </w:lvl>
    <w:lvl w:ilvl="6" w:tplc="4DB8E6F4">
      <w:start w:val="1"/>
      <w:numFmt w:val="bullet"/>
      <w:lvlText w:val=""/>
      <w:lvlJc w:val="left"/>
      <w:pPr>
        <w:ind w:left="5040" w:hanging="360"/>
      </w:pPr>
      <w:rPr>
        <w:rFonts w:ascii="Symbol" w:hAnsi="Symbol" w:hint="default"/>
      </w:rPr>
    </w:lvl>
    <w:lvl w:ilvl="7" w:tplc="E1DEB632">
      <w:start w:val="1"/>
      <w:numFmt w:val="bullet"/>
      <w:lvlText w:val="o"/>
      <w:lvlJc w:val="left"/>
      <w:pPr>
        <w:ind w:left="5760" w:hanging="360"/>
      </w:pPr>
      <w:rPr>
        <w:rFonts w:ascii="Courier New" w:hAnsi="Courier New" w:hint="default"/>
      </w:rPr>
    </w:lvl>
    <w:lvl w:ilvl="8" w:tplc="333ACA0C">
      <w:start w:val="1"/>
      <w:numFmt w:val="bullet"/>
      <w:lvlText w:val=""/>
      <w:lvlJc w:val="left"/>
      <w:pPr>
        <w:ind w:left="6480" w:hanging="360"/>
      </w:pPr>
      <w:rPr>
        <w:rFonts w:ascii="Wingdings" w:hAnsi="Wingdings" w:hint="default"/>
      </w:rPr>
    </w:lvl>
  </w:abstractNum>
  <w:abstractNum w:abstractNumId="65" w15:restartNumberingAfterBreak="0">
    <w:nsid w:val="6D510730"/>
    <w:multiLevelType w:val="multilevel"/>
    <w:tmpl w:val="EB66438E"/>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D7B30FD"/>
    <w:multiLevelType w:val="hybridMultilevel"/>
    <w:tmpl w:val="BD3051EA"/>
    <w:lvl w:ilvl="0" w:tplc="CD1E7E46">
      <w:start w:val="1"/>
      <w:numFmt w:val="decimal"/>
      <w:lvlText w:val="%1)"/>
      <w:lvlJc w:val="left"/>
      <w:pPr>
        <w:ind w:left="720" w:hanging="360"/>
      </w:pPr>
    </w:lvl>
    <w:lvl w:ilvl="1" w:tplc="D1727E30">
      <w:start w:val="1"/>
      <w:numFmt w:val="lowerLetter"/>
      <w:lvlText w:val="%2."/>
      <w:lvlJc w:val="left"/>
      <w:pPr>
        <w:ind w:left="1440" w:hanging="360"/>
      </w:pPr>
    </w:lvl>
    <w:lvl w:ilvl="2" w:tplc="9A7C258A">
      <w:start w:val="1"/>
      <w:numFmt w:val="lowerRoman"/>
      <w:lvlText w:val="%3."/>
      <w:lvlJc w:val="right"/>
      <w:pPr>
        <w:ind w:left="2160" w:hanging="180"/>
      </w:pPr>
    </w:lvl>
    <w:lvl w:ilvl="3" w:tplc="A2B22F86">
      <w:start w:val="1"/>
      <w:numFmt w:val="decimal"/>
      <w:lvlText w:val="%4."/>
      <w:lvlJc w:val="left"/>
      <w:pPr>
        <w:ind w:left="2880" w:hanging="360"/>
      </w:pPr>
    </w:lvl>
    <w:lvl w:ilvl="4" w:tplc="73DAFC62">
      <w:start w:val="1"/>
      <w:numFmt w:val="lowerLetter"/>
      <w:lvlText w:val="%5."/>
      <w:lvlJc w:val="left"/>
      <w:pPr>
        <w:ind w:left="3600" w:hanging="360"/>
      </w:pPr>
    </w:lvl>
    <w:lvl w:ilvl="5" w:tplc="C110F76E">
      <w:start w:val="1"/>
      <w:numFmt w:val="lowerRoman"/>
      <w:lvlText w:val="%6."/>
      <w:lvlJc w:val="right"/>
      <w:pPr>
        <w:ind w:left="4320" w:hanging="180"/>
      </w:pPr>
    </w:lvl>
    <w:lvl w:ilvl="6" w:tplc="E3B05C0A">
      <w:start w:val="1"/>
      <w:numFmt w:val="decimal"/>
      <w:lvlText w:val="%7."/>
      <w:lvlJc w:val="left"/>
      <w:pPr>
        <w:ind w:left="5040" w:hanging="360"/>
      </w:pPr>
    </w:lvl>
    <w:lvl w:ilvl="7" w:tplc="44222E8A">
      <w:start w:val="1"/>
      <w:numFmt w:val="lowerLetter"/>
      <w:lvlText w:val="%8."/>
      <w:lvlJc w:val="left"/>
      <w:pPr>
        <w:ind w:left="5760" w:hanging="360"/>
      </w:pPr>
    </w:lvl>
    <w:lvl w:ilvl="8" w:tplc="C57A5A1A">
      <w:start w:val="1"/>
      <w:numFmt w:val="lowerRoman"/>
      <w:lvlText w:val="%9."/>
      <w:lvlJc w:val="right"/>
      <w:pPr>
        <w:ind w:left="6480" w:hanging="180"/>
      </w:pPr>
    </w:lvl>
  </w:abstractNum>
  <w:abstractNum w:abstractNumId="67" w15:restartNumberingAfterBreak="0">
    <w:nsid w:val="6D7F9240"/>
    <w:multiLevelType w:val="hybridMultilevel"/>
    <w:tmpl w:val="55147846"/>
    <w:lvl w:ilvl="0" w:tplc="776E3618">
      <w:start w:val="1"/>
      <w:numFmt w:val="decimal"/>
      <w:lvlText w:val="%1)"/>
      <w:lvlJc w:val="left"/>
      <w:pPr>
        <w:ind w:left="720" w:hanging="360"/>
      </w:pPr>
    </w:lvl>
    <w:lvl w:ilvl="1" w:tplc="A49C77C2">
      <w:start w:val="1"/>
      <w:numFmt w:val="lowerLetter"/>
      <w:lvlText w:val="%2."/>
      <w:lvlJc w:val="left"/>
      <w:pPr>
        <w:ind w:left="1440" w:hanging="360"/>
      </w:pPr>
    </w:lvl>
    <w:lvl w:ilvl="2" w:tplc="F0C66DFA">
      <w:start w:val="1"/>
      <w:numFmt w:val="lowerRoman"/>
      <w:lvlText w:val="%3."/>
      <w:lvlJc w:val="right"/>
      <w:pPr>
        <w:ind w:left="2160" w:hanging="180"/>
      </w:pPr>
    </w:lvl>
    <w:lvl w:ilvl="3" w:tplc="8D7C7852">
      <w:start w:val="1"/>
      <w:numFmt w:val="decimal"/>
      <w:lvlText w:val="%4."/>
      <w:lvlJc w:val="left"/>
      <w:pPr>
        <w:ind w:left="2880" w:hanging="360"/>
      </w:pPr>
    </w:lvl>
    <w:lvl w:ilvl="4" w:tplc="6EC28A04">
      <w:start w:val="1"/>
      <w:numFmt w:val="lowerLetter"/>
      <w:lvlText w:val="%5."/>
      <w:lvlJc w:val="left"/>
      <w:pPr>
        <w:ind w:left="3600" w:hanging="360"/>
      </w:pPr>
    </w:lvl>
    <w:lvl w:ilvl="5" w:tplc="1D943C66">
      <w:start w:val="1"/>
      <w:numFmt w:val="lowerRoman"/>
      <w:lvlText w:val="%6."/>
      <w:lvlJc w:val="right"/>
      <w:pPr>
        <w:ind w:left="4320" w:hanging="180"/>
      </w:pPr>
    </w:lvl>
    <w:lvl w:ilvl="6" w:tplc="786C63EA">
      <w:start w:val="1"/>
      <w:numFmt w:val="decimal"/>
      <w:lvlText w:val="%7."/>
      <w:lvlJc w:val="left"/>
      <w:pPr>
        <w:ind w:left="5040" w:hanging="360"/>
      </w:pPr>
    </w:lvl>
    <w:lvl w:ilvl="7" w:tplc="A89E3A02">
      <w:start w:val="1"/>
      <w:numFmt w:val="lowerLetter"/>
      <w:lvlText w:val="%8."/>
      <w:lvlJc w:val="left"/>
      <w:pPr>
        <w:ind w:left="5760" w:hanging="360"/>
      </w:pPr>
    </w:lvl>
    <w:lvl w:ilvl="8" w:tplc="C30E6CD6">
      <w:start w:val="1"/>
      <w:numFmt w:val="lowerRoman"/>
      <w:lvlText w:val="%9."/>
      <w:lvlJc w:val="right"/>
      <w:pPr>
        <w:ind w:left="6480" w:hanging="180"/>
      </w:pPr>
    </w:lvl>
  </w:abstractNum>
  <w:abstractNum w:abstractNumId="68" w15:restartNumberingAfterBreak="0">
    <w:nsid w:val="6D954C75"/>
    <w:multiLevelType w:val="hybridMultilevel"/>
    <w:tmpl w:val="E808FB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701A775C"/>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71B3326D"/>
    <w:multiLevelType w:val="multilevel"/>
    <w:tmpl w:val="8A24FC9C"/>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2447169"/>
    <w:multiLevelType w:val="multilevel"/>
    <w:tmpl w:val="10A860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74C61938"/>
    <w:multiLevelType w:val="multilevel"/>
    <w:tmpl w:val="6BA035D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7055C6E"/>
    <w:multiLevelType w:val="multilevel"/>
    <w:tmpl w:val="4866F324"/>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7770543F"/>
    <w:multiLevelType w:val="hybridMultilevel"/>
    <w:tmpl w:val="42FE8A9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5" w15:restartNumberingAfterBreak="0">
    <w:nsid w:val="782A4338"/>
    <w:multiLevelType w:val="multilevel"/>
    <w:tmpl w:val="D7C8BBE6"/>
    <w:lvl w:ilvl="0">
      <w:start w:val="5"/>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783729BB"/>
    <w:multiLevelType w:val="multilevel"/>
    <w:tmpl w:val="3F68CC5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78D0CE05"/>
    <w:multiLevelType w:val="hybridMultilevel"/>
    <w:tmpl w:val="044ACE34"/>
    <w:lvl w:ilvl="0" w:tplc="261A0C02">
      <w:start w:val="1"/>
      <w:numFmt w:val="decimal"/>
      <w:lvlText w:val="%1)"/>
      <w:lvlJc w:val="left"/>
      <w:pPr>
        <w:ind w:left="720" w:hanging="360"/>
      </w:pPr>
    </w:lvl>
    <w:lvl w:ilvl="1" w:tplc="E85480B0">
      <w:start w:val="1"/>
      <w:numFmt w:val="lowerLetter"/>
      <w:lvlText w:val="%2."/>
      <w:lvlJc w:val="left"/>
      <w:pPr>
        <w:ind w:left="1440" w:hanging="360"/>
      </w:pPr>
    </w:lvl>
    <w:lvl w:ilvl="2" w:tplc="58E48274">
      <w:start w:val="1"/>
      <w:numFmt w:val="lowerRoman"/>
      <w:lvlText w:val="%3."/>
      <w:lvlJc w:val="right"/>
      <w:pPr>
        <w:ind w:left="2160" w:hanging="180"/>
      </w:pPr>
    </w:lvl>
    <w:lvl w:ilvl="3" w:tplc="38CC3498">
      <w:start w:val="1"/>
      <w:numFmt w:val="decimal"/>
      <w:lvlText w:val="%4."/>
      <w:lvlJc w:val="left"/>
      <w:pPr>
        <w:ind w:left="2880" w:hanging="360"/>
      </w:pPr>
    </w:lvl>
    <w:lvl w:ilvl="4" w:tplc="1BEA4024">
      <w:start w:val="1"/>
      <w:numFmt w:val="lowerLetter"/>
      <w:lvlText w:val="%5."/>
      <w:lvlJc w:val="left"/>
      <w:pPr>
        <w:ind w:left="3600" w:hanging="360"/>
      </w:pPr>
    </w:lvl>
    <w:lvl w:ilvl="5" w:tplc="376C9E52">
      <w:start w:val="1"/>
      <w:numFmt w:val="lowerRoman"/>
      <w:lvlText w:val="%6."/>
      <w:lvlJc w:val="right"/>
      <w:pPr>
        <w:ind w:left="4320" w:hanging="180"/>
      </w:pPr>
    </w:lvl>
    <w:lvl w:ilvl="6" w:tplc="1720764E">
      <w:start w:val="1"/>
      <w:numFmt w:val="decimal"/>
      <w:lvlText w:val="%7."/>
      <w:lvlJc w:val="left"/>
      <w:pPr>
        <w:ind w:left="5040" w:hanging="360"/>
      </w:pPr>
    </w:lvl>
    <w:lvl w:ilvl="7" w:tplc="02F4C788">
      <w:start w:val="1"/>
      <w:numFmt w:val="lowerLetter"/>
      <w:lvlText w:val="%8."/>
      <w:lvlJc w:val="left"/>
      <w:pPr>
        <w:ind w:left="5760" w:hanging="360"/>
      </w:pPr>
    </w:lvl>
    <w:lvl w:ilvl="8" w:tplc="4A864BCE">
      <w:start w:val="1"/>
      <w:numFmt w:val="lowerRoman"/>
      <w:lvlText w:val="%9."/>
      <w:lvlJc w:val="right"/>
      <w:pPr>
        <w:ind w:left="6480" w:hanging="180"/>
      </w:pPr>
    </w:lvl>
  </w:abstractNum>
  <w:abstractNum w:abstractNumId="78" w15:restartNumberingAfterBreak="0">
    <w:nsid w:val="79AF0AD0"/>
    <w:multiLevelType w:val="hybridMultilevel"/>
    <w:tmpl w:val="D834D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7AB67A2C"/>
    <w:multiLevelType w:val="hybridMultilevel"/>
    <w:tmpl w:val="591E3D40"/>
    <w:lvl w:ilvl="0" w:tplc="AB2C6A24">
      <w:start w:val="1"/>
      <w:numFmt w:val="decimal"/>
      <w:lvlText w:val="%1)"/>
      <w:lvlJc w:val="left"/>
      <w:pPr>
        <w:ind w:left="720" w:hanging="360"/>
      </w:pPr>
      <w:rPr>
        <w:rFonts w:ascii="Arial" w:hAnsi="Arial" w:hint="default"/>
        <w:sz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7AC122D3"/>
    <w:multiLevelType w:val="multilevel"/>
    <w:tmpl w:val="43DA7228"/>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7AD62C44"/>
    <w:multiLevelType w:val="multilevel"/>
    <w:tmpl w:val="B4BC10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7BCC2550"/>
    <w:multiLevelType w:val="hybridMultilevel"/>
    <w:tmpl w:val="38381C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3" w15:restartNumberingAfterBreak="0">
    <w:nsid w:val="7BD3261B"/>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7C47734C"/>
    <w:multiLevelType w:val="multilevel"/>
    <w:tmpl w:val="198C6CCA"/>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C8DDE4F"/>
    <w:multiLevelType w:val="hybridMultilevel"/>
    <w:tmpl w:val="4E824C8C"/>
    <w:lvl w:ilvl="0" w:tplc="EBF496AC">
      <w:start w:val="1"/>
      <w:numFmt w:val="bullet"/>
      <w:lvlText w:val=""/>
      <w:lvlJc w:val="left"/>
      <w:pPr>
        <w:ind w:left="720" w:hanging="360"/>
      </w:pPr>
      <w:rPr>
        <w:rFonts w:ascii="Symbol" w:hAnsi="Symbol" w:hint="default"/>
      </w:rPr>
    </w:lvl>
    <w:lvl w:ilvl="1" w:tplc="CB0E67A0">
      <w:start w:val="1"/>
      <w:numFmt w:val="bullet"/>
      <w:lvlText w:val="o"/>
      <w:lvlJc w:val="left"/>
      <w:pPr>
        <w:ind w:left="1440" w:hanging="360"/>
      </w:pPr>
      <w:rPr>
        <w:rFonts w:ascii="Courier New" w:hAnsi="Courier New" w:hint="default"/>
      </w:rPr>
    </w:lvl>
    <w:lvl w:ilvl="2" w:tplc="02BAE02C">
      <w:start w:val="1"/>
      <w:numFmt w:val="bullet"/>
      <w:lvlText w:val=""/>
      <w:lvlJc w:val="left"/>
      <w:pPr>
        <w:ind w:left="2160" w:hanging="360"/>
      </w:pPr>
      <w:rPr>
        <w:rFonts w:ascii="Wingdings" w:hAnsi="Wingdings" w:hint="default"/>
      </w:rPr>
    </w:lvl>
    <w:lvl w:ilvl="3" w:tplc="A196A760">
      <w:start w:val="1"/>
      <w:numFmt w:val="bullet"/>
      <w:lvlText w:val=""/>
      <w:lvlJc w:val="left"/>
      <w:pPr>
        <w:ind w:left="2880" w:hanging="360"/>
      </w:pPr>
      <w:rPr>
        <w:rFonts w:ascii="Symbol" w:hAnsi="Symbol" w:hint="default"/>
      </w:rPr>
    </w:lvl>
    <w:lvl w:ilvl="4" w:tplc="81A62614">
      <w:start w:val="1"/>
      <w:numFmt w:val="bullet"/>
      <w:lvlText w:val="o"/>
      <w:lvlJc w:val="left"/>
      <w:pPr>
        <w:ind w:left="3600" w:hanging="360"/>
      </w:pPr>
      <w:rPr>
        <w:rFonts w:ascii="Courier New" w:hAnsi="Courier New" w:hint="default"/>
      </w:rPr>
    </w:lvl>
    <w:lvl w:ilvl="5" w:tplc="1D86E490">
      <w:start w:val="1"/>
      <w:numFmt w:val="bullet"/>
      <w:lvlText w:val=""/>
      <w:lvlJc w:val="left"/>
      <w:pPr>
        <w:ind w:left="4320" w:hanging="360"/>
      </w:pPr>
      <w:rPr>
        <w:rFonts w:ascii="Wingdings" w:hAnsi="Wingdings" w:hint="default"/>
      </w:rPr>
    </w:lvl>
    <w:lvl w:ilvl="6" w:tplc="FC9CAD4E">
      <w:start w:val="1"/>
      <w:numFmt w:val="bullet"/>
      <w:lvlText w:val=""/>
      <w:lvlJc w:val="left"/>
      <w:pPr>
        <w:ind w:left="5040" w:hanging="360"/>
      </w:pPr>
      <w:rPr>
        <w:rFonts w:ascii="Symbol" w:hAnsi="Symbol" w:hint="default"/>
      </w:rPr>
    </w:lvl>
    <w:lvl w:ilvl="7" w:tplc="36085B1C">
      <w:start w:val="1"/>
      <w:numFmt w:val="bullet"/>
      <w:lvlText w:val="o"/>
      <w:lvlJc w:val="left"/>
      <w:pPr>
        <w:ind w:left="5760" w:hanging="360"/>
      </w:pPr>
      <w:rPr>
        <w:rFonts w:ascii="Courier New" w:hAnsi="Courier New" w:hint="default"/>
      </w:rPr>
    </w:lvl>
    <w:lvl w:ilvl="8" w:tplc="CC94CAFC">
      <w:start w:val="1"/>
      <w:numFmt w:val="bullet"/>
      <w:lvlText w:val=""/>
      <w:lvlJc w:val="left"/>
      <w:pPr>
        <w:ind w:left="6480" w:hanging="360"/>
      </w:pPr>
      <w:rPr>
        <w:rFonts w:ascii="Wingdings" w:hAnsi="Wingdings" w:hint="default"/>
      </w:rPr>
    </w:lvl>
  </w:abstractNum>
  <w:abstractNum w:abstractNumId="86" w15:restartNumberingAfterBreak="0">
    <w:nsid w:val="7C9238DB"/>
    <w:multiLevelType w:val="multilevel"/>
    <w:tmpl w:val="C8725C40"/>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7D503D26"/>
    <w:multiLevelType w:val="hybridMultilevel"/>
    <w:tmpl w:val="FFFFFFFF"/>
    <w:lvl w:ilvl="0" w:tplc="334C38AE">
      <w:start w:val="1"/>
      <w:numFmt w:val="lowerLetter"/>
      <w:lvlText w:val="%1."/>
      <w:lvlJc w:val="left"/>
      <w:pPr>
        <w:ind w:left="720" w:hanging="360"/>
      </w:pPr>
    </w:lvl>
    <w:lvl w:ilvl="1" w:tplc="DBAA9AA6">
      <w:start w:val="1"/>
      <w:numFmt w:val="lowerLetter"/>
      <w:lvlText w:val="%2."/>
      <w:lvlJc w:val="left"/>
      <w:pPr>
        <w:ind w:left="1440" w:hanging="360"/>
      </w:pPr>
    </w:lvl>
    <w:lvl w:ilvl="2" w:tplc="525ADB34">
      <w:start w:val="1"/>
      <w:numFmt w:val="lowerRoman"/>
      <w:lvlText w:val="%3."/>
      <w:lvlJc w:val="right"/>
      <w:pPr>
        <w:ind w:left="2160" w:hanging="180"/>
      </w:pPr>
    </w:lvl>
    <w:lvl w:ilvl="3" w:tplc="FEB8742C">
      <w:start w:val="1"/>
      <w:numFmt w:val="decimal"/>
      <w:lvlText w:val="%4."/>
      <w:lvlJc w:val="left"/>
      <w:pPr>
        <w:ind w:left="2880" w:hanging="360"/>
      </w:pPr>
    </w:lvl>
    <w:lvl w:ilvl="4" w:tplc="42F89946">
      <w:start w:val="1"/>
      <w:numFmt w:val="lowerLetter"/>
      <w:lvlText w:val="%5."/>
      <w:lvlJc w:val="left"/>
      <w:pPr>
        <w:ind w:left="3600" w:hanging="360"/>
      </w:pPr>
    </w:lvl>
    <w:lvl w:ilvl="5" w:tplc="A5B0BD32">
      <w:start w:val="1"/>
      <w:numFmt w:val="lowerRoman"/>
      <w:lvlText w:val="%6."/>
      <w:lvlJc w:val="right"/>
      <w:pPr>
        <w:ind w:left="4320" w:hanging="180"/>
      </w:pPr>
    </w:lvl>
    <w:lvl w:ilvl="6" w:tplc="DA06DACC">
      <w:start w:val="1"/>
      <w:numFmt w:val="decimal"/>
      <w:lvlText w:val="%7."/>
      <w:lvlJc w:val="left"/>
      <w:pPr>
        <w:ind w:left="5040" w:hanging="360"/>
      </w:pPr>
    </w:lvl>
    <w:lvl w:ilvl="7" w:tplc="82F6A670">
      <w:start w:val="1"/>
      <w:numFmt w:val="lowerLetter"/>
      <w:lvlText w:val="%8."/>
      <w:lvlJc w:val="left"/>
      <w:pPr>
        <w:ind w:left="5760" w:hanging="360"/>
      </w:pPr>
    </w:lvl>
    <w:lvl w:ilvl="8" w:tplc="AFBAE266">
      <w:start w:val="1"/>
      <w:numFmt w:val="lowerRoman"/>
      <w:lvlText w:val="%9."/>
      <w:lvlJc w:val="right"/>
      <w:pPr>
        <w:ind w:left="6480" w:hanging="180"/>
      </w:pPr>
    </w:lvl>
  </w:abstractNum>
  <w:abstractNum w:abstractNumId="88" w15:restartNumberingAfterBreak="0">
    <w:nsid w:val="7DDF204E"/>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7EC65130"/>
    <w:multiLevelType w:val="hybridMultilevel"/>
    <w:tmpl w:val="5314A8A0"/>
    <w:lvl w:ilvl="0" w:tplc="406AA9B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7FEB26F4"/>
    <w:multiLevelType w:val="multilevel"/>
    <w:tmpl w:val="427AAF22"/>
    <w:lvl w:ilvl="0">
      <w:start w:val="3"/>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37558371">
    <w:abstractNumId w:val="87"/>
  </w:num>
  <w:num w:numId="2" w16cid:durableId="78331887">
    <w:abstractNumId w:val="36"/>
  </w:num>
  <w:num w:numId="3" w16cid:durableId="1532574607">
    <w:abstractNumId w:val="40"/>
  </w:num>
  <w:num w:numId="4" w16cid:durableId="1828597036">
    <w:abstractNumId w:val="45"/>
  </w:num>
  <w:num w:numId="5" w16cid:durableId="862205873">
    <w:abstractNumId w:val="35"/>
  </w:num>
  <w:num w:numId="6" w16cid:durableId="541598181">
    <w:abstractNumId w:val="32"/>
  </w:num>
  <w:num w:numId="7" w16cid:durableId="1385174093">
    <w:abstractNumId w:val="64"/>
  </w:num>
  <w:num w:numId="8" w16cid:durableId="1778790161">
    <w:abstractNumId w:val="57"/>
  </w:num>
  <w:num w:numId="9" w16cid:durableId="736172341">
    <w:abstractNumId w:val="44"/>
  </w:num>
  <w:num w:numId="10" w16cid:durableId="526528973">
    <w:abstractNumId w:val="5"/>
  </w:num>
  <w:num w:numId="11" w16cid:durableId="671644441">
    <w:abstractNumId w:val="85"/>
  </w:num>
  <w:num w:numId="12" w16cid:durableId="1344044930">
    <w:abstractNumId w:val="33"/>
  </w:num>
  <w:num w:numId="13" w16cid:durableId="1694530010">
    <w:abstractNumId w:val="65"/>
  </w:num>
  <w:num w:numId="14" w16cid:durableId="2136292929">
    <w:abstractNumId w:val="18"/>
  </w:num>
  <w:num w:numId="15" w16cid:durableId="343746414">
    <w:abstractNumId w:val="38"/>
  </w:num>
  <w:num w:numId="16" w16cid:durableId="1068575555">
    <w:abstractNumId w:val="61"/>
  </w:num>
  <w:num w:numId="17" w16cid:durableId="282461106">
    <w:abstractNumId w:val="60"/>
  </w:num>
  <w:num w:numId="18" w16cid:durableId="708578293">
    <w:abstractNumId w:val="86"/>
  </w:num>
  <w:num w:numId="19" w16cid:durableId="1892156191">
    <w:abstractNumId w:val="75"/>
  </w:num>
  <w:num w:numId="20" w16cid:durableId="653722388">
    <w:abstractNumId w:val="2"/>
  </w:num>
  <w:num w:numId="21" w16cid:durableId="931663030">
    <w:abstractNumId w:val="19"/>
  </w:num>
  <w:num w:numId="22" w16cid:durableId="681587569">
    <w:abstractNumId w:val="6"/>
  </w:num>
  <w:num w:numId="23" w16cid:durableId="1890149207">
    <w:abstractNumId w:val="41"/>
  </w:num>
  <w:num w:numId="24" w16cid:durableId="230583807">
    <w:abstractNumId w:val="21"/>
  </w:num>
  <w:num w:numId="25" w16cid:durableId="506209380">
    <w:abstractNumId w:val="48"/>
  </w:num>
  <w:num w:numId="26" w16cid:durableId="141582639">
    <w:abstractNumId w:val="49"/>
  </w:num>
  <w:num w:numId="27" w16cid:durableId="1485973267">
    <w:abstractNumId w:val="9"/>
  </w:num>
  <w:num w:numId="28" w16cid:durableId="1307469590">
    <w:abstractNumId w:val="20"/>
  </w:num>
  <w:num w:numId="29" w16cid:durableId="1142037074">
    <w:abstractNumId w:val="26"/>
  </w:num>
  <w:num w:numId="30" w16cid:durableId="1975865729">
    <w:abstractNumId w:val="22"/>
  </w:num>
  <w:num w:numId="31" w16cid:durableId="925382836">
    <w:abstractNumId w:val="12"/>
  </w:num>
  <w:num w:numId="32" w16cid:durableId="1867211437">
    <w:abstractNumId w:val="80"/>
  </w:num>
  <w:num w:numId="33" w16cid:durableId="97915850">
    <w:abstractNumId w:val="37"/>
  </w:num>
  <w:num w:numId="34" w16cid:durableId="708528732">
    <w:abstractNumId w:val="11"/>
  </w:num>
  <w:num w:numId="35" w16cid:durableId="338167802">
    <w:abstractNumId w:val="56"/>
  </w:num>
  <w:num w:numId="36" w16cid:durableId="315575588">
    <w:abstractNumId w:val="13"/>
  </w:num>
  <w:num w:numId="37" w16cid:durableId="1920669443">
    <w:abstractNumId w:val="73"/>
  </w:num>
  <w:num w:numId="38" w16cid:durableId="1982880463">
    <w:abstractNumId w:val="72"/>
  </w:num>
  <w:num w:numId="39" w16cid:durableId="2122261742">
    <w:abstractNumId w:val="3"/>
  </w:num>
  <w:num w:numId="40" w16cid:durableId="480345028">
    <w:abstractNumId w:val="14"/>
  </w:num>
  <w:num w:numId="41" w16cid:durableId="985815813">
    <w:abstractNumId w:val="58"/>
  </w:num>
  <w:num w:numId="42" w16cid:durableId="1377044643">
    <w:abstractNumId w:val="71"/>
  </w:num>
  <w:num w:numId="43" w16cid:durableId="583034293">
    <w:abstractNumId w:val="90"/>
  </w:num>
  <w:num w:numId="44" w16cid:durableId="1165708085">
    <w:abstractNumId w:val="53"/>
  </w:num>
  <w:num w:numId="45" w16cid:durableId="1737783429">
    <w:abstractNumId w:val="1"/>
  </w:num>
  <w:num w:numId="46" w16cid:durableId="774977452">
    <w:abstractNumId w:val="84"/>
  </w:num>
  <w:num w:numId="47" w16cid:durableId="674840507">
    <w:abstractNumId w:val="24"/>
  </w:num>
  <w:num w:numId="48" w16cid:durableId="1992976440">
    <w:abstractNumId w:val="62"/>
  </w:num>
  <w:num w:numId="49" w16cid:durableId="1462336105">
    <w:abstractNumId w:val="31"/>
  </w:num>
  <w:num w:numId="50" w16cid:durableId="1076321983">
    <w:abstractNumId w:val="81"/>
  </w:num>
  <w:num w:numId="51" w16cid:durableId="479806423">
    <w:abstractNumId w:val="28"/>
  </w:num>
  <w:num w:numId="52" w16cid:durableId="1502157263">
    <w:abstractNumId w:val="23"/>
  </w:num>
  <w:num w:numId="53" w16cid:durableId="698318092">
    <w:abstractNumId w:val="70"/>
  </w:num>
  <w:num w:numId="54" w16cid:durableId="1065832095">
    <w:abstractNumId w:val="7"/>
  </w:num>
  <w:num w:numId="55" w16cid:durableId="985158295">
    <w:abstractNumId w:val="76"/>
  </w:num>
  <w:num w:numId="56" w16cid:durableId="1372728577">
    <w:abstractNumId w:val="34"/>
  </w:num>
  <w:num w:numId="57" w16cid:durableId="1951890170">
    <w:abstractNumId w:val="17"/>
  </w:num>
  <w:num w:numId="58" w16cid:durableId="986127250">
    <w:abstractNumId w:val="52"/>
  </w:num>
  <w:num w:numId="59" w16cid:durableId="698819348">
    <w:abstractNumId w:val="54"/>
  </w:num>
  <w:num w:numId="60" w16cid:durableId="1707870251">
    <w:abstractNumId w:val="68"/>
  </w:num>
  <w:num w:numId="61" w16cid:durableId="6910159">
    <w:abstractNumId w:val="79"/>
  </w:num>
  <w:num w:numId="62" w16cid:durableId="1951038336">
    <w:abstractNumId w:val="89"/>
  </w:num>
  <w:num w:numId="63" w16cid:durableId="2095005109">
    <w:abstractNumId w:val="10"/>
  </w:num>
  <w:num w:numId="64" w16cid:durableId="1895922591">
    <w:abstractNumId w:val="50"/>
  </w:num>
  <w:num w:numId="65" w16cid:durableId="2040005987">
    <w:abstractNumId w:val="88"/>
  </w:num>
  <w:num w:numId="66" w16cid:durableId="92554091">
    <w:abstractNumId w:val="25"/>
  </w:num>
  <w:num w:numId="67" w16cid:durableId="1147892356">
    <w:abstractNumId w:val="74"/>
  </w:num>
  <w:num w:numId="68" w16cid:durableId="1586767256">
    <w:abstractNumId w:val="82"/>
  </w:num>
  <w:num w:numId="69" w16cid:durableId="962927550">
    <w:abstractNumId w:val="46"/>
  </w:num>
  <w:num w:numId="70" w16cid:durableId="105393718">
    <w:abstractNumId w:val="83"/>
  </w:num>
  <w:num w:numId="71" w16cid:durableId="1874419825">
    <w:abstractNumId w:val="63"/>
  </w:num>
  <w:num w:numId="72" w16cid:durableId="1098063919">
    <w:abstractNumId w:val="4"/>
  </w:num>
  <w:num w:numId="73" w16cid:durableId="270549459">
    <w:abstractNumId w:val="0"/>
  </w:num>
  <w:num w:numId="74" w16cid:durableId="1917275655">
    <w:abstractNumId w:val="51"/>
  </w:num>
  <w:num w:numId="75" w16cid:durableId="1647394282">
    <w:abstractNumId w:val="55"/>
  </w:num>
  <w:num w:numId="76" w16cid:durableId="2051998009">
    <w:abstractNumId w:val="59"/>
  </w:num>
  <w:num w:numId="77" w16cid:durableId="745538119">
    <w:abstractNumId w:val="78"/>
  </w:num>
  <w:num w:numId="78" w16cid:durableId="1240167949">
    <w:abstractNumId w:val="66"/>
  </w:num>
  <w:num w:numId="79" w16cid:durableId="1162627146">
    <w:abstractNumId w:val="16"/>
  </w:num>
  <w:num w:numId="80" w16cid:durableId="1356007302">
    <w:abstractNumId w:val="69"/>
  </w:num>
  <w:num w:numId="81" w16cid:durableId="1385984361">
    <w:abstractNumId w:val="15"/>
  </w:num>
  <w:num w:numId="82" w16cid:durableId="1940485653">
    <w:abstractNumId w:val="47"/>
  </w:num>
  <w:num w:numId="83" w16cid:durableId="336225818">
    <w:abstractNumId w:val="77"/>
  </w:num>
  <w:num w:numId="84" w16cid:durableId="845680109">
    <w:abstractNumId w:val="29"/>
  </w:num>
  <w:num w:numId="85" w16cid:durableId="174468467">
    <w:abstractNumId w:val="39"/>
  </w:num>
  <w:num w:numId="86" w16cid:durableId="1904565380">
    <w:abstractNumId w:val="8"/>
  </w:num>
  <w:num w:numId="87" w16cid:durableId="2142915957">
    <w:abstractNumId w:val="42"/>
  </w:num>
  <w:num w:numId="88" w16cid:durableId="766462172">
    <w:abstractNumId w:val="43"/>
  </w:num>
  <w:num w:numId="89" w16cid:durableId="1472363141">
    <w:abstractNumId w:val="27"/>
  </w:num>
  <w:num w:numId="90" w16cid:durableId="878587553">
    <w:abstractNumId w:val="30"/>
  </w:num>
  <w:num w:numId="91" w16cid:durableId="596132401">
    <w:abstractNumId w:val="67"/>
  </w:num>
  <w:numIdMacAtCleanup w:val="8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ah Lilley (PSG - DDaT)">
    <w15:presenceInfo w15:providerId="None" w15:userId="Sarah Lilley (PSG - DDaT)"/>
  </w15:person>
  <w15:person w15:author="Hughes, Kate (COOG - DDAT - Digital)">
    <w15:presenceInfo w15:providerId="AD" w15:userId="S::Kate.Hughes002@gov.wales::b210736c-1e24-4785-ab91-177f54cd1c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AE0"/>
    <w:rsid w:val="0000145B"/>
    <w:rsid w:val="00003198"/>
    <w:rsid w:val="00004CD6"/>
    <w:rsid w:val="0000521F"/>
    <w:rsid w:val="00006415"/>
    <w:rsid w:val="00006868"/>
    <w:rsid w:val="00006EED"/>
    <w:rsid w:val="00012183"/>
    <w:rsid w:val="00012719"/>
    <w:rsid w:val="0001551E"/>
    <w:rsid w:val="0001621A"/>
    <w:rsid w:val="00020151"/>
    <w:rsid w:val="0002314B"/>
    <w:rsid w:val="00023D69"/>
    <w:rsid w:val="00024FB4"/>
    <w:rsid w:val="00026EF9"/>
    <w:rsid w:val="000331AD"/>
    <w:rsid w:val="00035128"/>
    <w:rsid w:val="00036540"/>
    <w:rsid w:val="000434C7"/>
    <w:rsid w:val="00044256"/>
    <w:rsid w:val="00046531"/>
    <w:rsid w:val="00047327"/>
    <w:rsid w:val="00052CF5"/>
    <w:rsid w:val="00053348"/>
    <w:rsid w:val="000538B3"/>
    <w:rsid w:val="00056493"/>
    <w:rsid w:val="00056780"/>
    <w:rsid w:val="00056C4D"/>
    <w:rsid w:val="000579F1"/>
    <w:rsid w:val="00063624"/>
    <w:rsid w:val="000651A9"/>
    <w:rsid w:val="000721CB"/>
    <w:rsid w:val="00073598"/>
    <w:rsid w:val="00073F19"/>
    <w:rsid w:val="00074164"/>
    <w:rsid w:val="00074823"/>
    <w:rsid w:val="000749DE"/>
    <w:rsid w:val="0008385A"/>
    <w:rsid w:val="00086077"/>
    <w:rsid w:val="000861EE"/>
    <w:rsid w:val="00087438"/>
    <w:rsid w:val="0009053D"/>
    <w:rsid w:val="0009535E"/>
    <w:rsid w:val="000965B4"/>
    <w:rsid w:val="000A12F2"/>
    <w:rsid w:val="000A288F"/>
    <w:rsid w:val="000A4663"/>
    <w:rsid w:val="000A4D91"/>
    <w:rsid w:val="000A6360"/>
    <w:rsid w:val="000A6EC5"/>
    <w:rsid w:val="000B0745"/>
    <w:rsid w:val="000B1291"/>
    <w:rsid w:val="000B2F4E"/>
    <w:rsid w:val="000B2F6F"/>
    <w:rsid w:val="000B6BAA"/>
    <w:rsid w:val="000C07D0"/>
    <w:rsid w:val="000C123A"/>
    <w:rsid w:val="000C1B36"/>
    <w:rsid w:val="000C2652"/>
    <w:rsid w:val="000C2AEE"/>
    <w:rsid w:val="000C31C9"/>
    <w:rsid w:val="000C39FA"/>
    <w:rsid w:val="000C5BFA"/>
    <w:rsid w:val="000C6332"/>
    <w:rsid w:val="000D56F0"/>
    <w:rsid w:val="000D74B9"/>
    <w:rsid w:val="000D7C54"/>
    <w:rsid w:val="000E02D6"/>
    <w:rsid w:val="000E199C"/>
    <w:rsid w:val="000E2AF4"/>
    <w:rsid w:val="000E468D"/>
    <w:rsid w:val="000F2D5D"/>
    <w:rsid w:val="000F5C29"/>
    <w:rsid w:val="000F7E12"/>
    <w:rsid w:val="0010127F"/>
    <w:rsid w:val="00102EA7"/>
    <w:rsid w:val="00103B4A"/>
    <w:rsid w:val="00105C13"/>
    <w:rsid w:val="0010775F"/>
    <w:rsid w:val="00107F46"/>
    <w:rsid w:val="00110D6D"/>
    <w:rsid w:val="00115BEC"/>
    <w:rsid w:val="00117D2D"/>
    <w:rsid w:val="00120009"/>
    <w:rsid w:val="00121C33"/>
    <w:rsid w:val="00125FE0"/>
    <w:rsid w:val="00126434"/>
    <w:rsid w:val="00126473"/>
    <w:rsid w:val="001314FC"/>
    <w:rsid w:val="00133E12"/>
    <w:rsid w:val="001351C1"/>
    <w:rsid w:val="00136101"/>
    <w:rsid w:val="0013694E"/>
    <w:rsid w:val="00137B8F"/>
    <w:rsid w:val="001400F9"/>
    <w:rsid w:val="00142199"/>
    <w:rsid w:val="001422BD"/>
    <w:rsid w:val="00143782"/>
    <w:rsid w:val="001446CC"/>
    <w:rsid w:val="00145C58"/>
    <w:rsid w:val="00146E94"/>
    <w:rsid w:val="00151C4C"/>
    <w:rsid w:val="00152E12"/>
    <w:rsid w:val="00157231"/>
    <w:rsid w:val="00157475"/>
    <w:rsid w:val="00157E4F"/>
    <w:rsid w:val="00160A79"/>
    <w:rsid w:val="00163508"/>
    <w:rsid w:val="00164095"/>
    <w:rsid w:val="00165908"/>
    <w:rsid w:val="001708FF"/>
    <w:rsid w:val="00170E00"/>
    <w:rsid w:val="001717C1"/>
    <w:rsid w:val="00174398"/>
    <w:rsid w:val="00180DC7"/>
    <w:rsid w:val="0018372C"/>
    <w:rsid w:val="00191914"/>
    <w:rsid w:val="001941E7"/>
    <w:rsid w:val="00194F61"/>
    <w:rsid w:val="00196DFE"/>
    <w:rsid w:val="001A2025"/>
    <w:rsid w:val="001A563D"/>
    <w:rsid w:val="001A683D"/>
    <w:rsid w:val="001A7731"/>
    <w:rsid w:val="001B1F8F"/>
    <w:rsid w:val="001B6415"/>
    <w:rsid w:val="001B7A42"/>
    <w:rsid w:val="001B7AD7"/>
    <w:rsid w:val="001C3C74"/>
    <w:rsid w:val="001C62ED"/>
    <w:rsid w:val="001C7165"/>
    <w:rsid w:val="001C75F8"/>
    <w:rsid w:val="001D23F2"/>
    <w:rsid w:val="001D3766"/>
    <w:rsid w:val="001D4160"/>
    <w:rsid w:val="001D5E9D"/>
    <w:rsid w:val="001D6C84"/>
    <w:rsid w:val="001D75E0"/>
    <w:rsid w:val="001F1EB3"/>
    <w:rsid w:val="001F362D"/>
    <w:rsid w:val="001F417C"/>
    <w:rsid w:val="001F58D1"/>
    <w:rsid w:val="001F74EE"/>
    <w:rsid w:val="00200816"/>
    <w:rsid w:val="00202E34"/>
    <w:rsid w:val="00202F27"/>
    <w:rsid w:val="002030F6"/>
    <w:rsid w:val="00203D35"/>
    <w:rsid w:val="00203FB8"/>
    <w:rsid w:val="00204DC0"/>
    <w:rsid w:val="00205D9E"/>
    <w:rsid w:val="002102AC"/>
    <w:rsid w:val="0021097F"/>
    <w:rsid w:val="002117F6"/>
    <w:rsid w:val="00211994"/>
    <w:rsid w:val="0021276C"/>
    <w:rsid w:val="00212C70"/>
    <w:rsid w:val="002142A4"/>
    <w:rsid w:val="00215CD4"/>
    <w:rsid w:val="00220183"/>
    <w:rsid w:val="00223EE6"/>
    <w:rsid w:val="002245A9"/>
    <w:rsid w:val="002258DB"/>
    <w:rsid w:val="00226656"/>
    <w:rsid w:val="00231733"/>
    <w:rsid w:val="0023324C"/>
    <w:rsid w:val="002353B7"/>
    <w:rsid w:val="002369E0"/>
    <w:rsid w:val="002401FC"/>
    <w:rsid w:val="00241606"/>
    <w:rsid w:val="00242DBA"/>
    <w:rsid w:val="00245397"/>
    <w:rsid w:val="0024703F"/>
    <w:rsid w:val="002474B8"/>
    <w:rsid w:val="002523F4"/>
    <w:rsid w:val="00252E6E"/>
    <w:rsid w:val="00253B3C"/>
    <w:rsid w:val="00253D63"/>
    <w:rsid w:val="002566C8"/>
    <w:rsid w:val="0025763D"/>
    <w:rsid w:val="0026235A"/>
    <w:rsid w:val="0026293D"/>
    <w:rsid w:val="00265C04"/>
    <w:rsid w:val="00265F11"/>
    <w:rsid w:val="00271196"/>
    <w:rsid w:val="0027140C"/>
    <w:rsid w:val="00272A88"/>
    <w:rsid w:val="002735E1"/>
    <w:rsid w:val="00273EB1"/>
    <w:rsid w:val="0027519F"/>
    <w:rsid w:val="0027573C"/>
    <w:rsid w:val="00276B10"/>
    <w:rsid w:val="00276E42"/>
    <w:rsid w:val="0027733A"/>
    <w:rsid w:val="00282DD9"/>
    <w:rsid w:val="00285FE5"/>
    <w:rsid w:val="0028689C"/>
    <w:rsid w:val="00291F64"/>
    <w:rsid w:val="002923A0"/>
    <w:rsid w:val="002943F9"/>
    <w:rsid w:val="002961A2"/>
    <w:rsid w:val="00296251"/>
    <w:rsid w:val="0029683B"/>
    <w:rsid w:val="002A3112"/>
    <w:rsid w:val="002A7F7B"/>
    <w:rsid w:val="002B122F"/>
    <w:rsid w:val="002B3174"/>
    <w:rsid w:val="002B3C20"/>
    <w:rsid w:val="002C4EF2"/>
    <w:rsid w:val="002C6B70"/>
    <w:rsid w:val="002D066B"/>
    <w:rsid w:val="002D0772"/>
    <w:rsid w:val="002D10B5"/>
    <w:rsid w:val="002D32DD"/>
    <w:rsid w:val="002D3968"/>
    <w:rsid w:val="002D652E"/>
    <w:rsid w:val="002E1930"/>
    <w:rsid w:val="002E1B23"/>
    <w:rsid w:val="002E1D32"/>
    <w:rsid w:val="002E4F96"/>
    <w:rsid w:val="002E658B"/>
    <w:rsid w:val="002E77FC"/>
    <w:rsid w:val="002F0948"/>
    <w:rsid w:val="002F241B"/>
    <w:rsid w:val="002F27AA"/>
    <w:rsid w:val="002F34E8"/>
    <w:rsid w:val="002F3C14"/>
    <w:rsid w:val="002F4CCE"/>
    <w:rsid w:val="002F7256"/>
    <w:rsid w:val="002F7919"/>
    <w:rsid w:val="003009E1"/>
    <w:rsid w:val="0030193C"/>
    <w:rsid w:val="00302308"/>
    <w:rsid w:val="0030325A"/>
    <w:rsid w:val="003032A9"/>
    <w:rsid w:val="0030435E"/>
    <w:rsid w:val="003054E6"/>
    <w:rsid w:val="00305601"/>
    <w:rsid w:val="00305818"/>
    <w:rsid w:val="00305FBB"/>
    <w:rsid w:val="003162D1"/>
    <w:rsid w:val="003235B9"/>
    <w:rsid w:val="00324ADD"/>
    <w:rsid w:val="00327150"/>
    <w:rsid w:val="00330BE8"/>
    <w:rsid w:val="0033121A"/>
    <w:rsid w:val="0033675B"/>
    <w:rsid w:val="00340CD5"/>
    <w:rsid w:val="00341636"/>
    <w:rsid w:val="00345E2C"/>
    <w:rsid w:val="00350076"/>
    <w:rsid w:val="00351C03"/>
    <w:rsid w:val="00352A25"/>
    <w:rsid w:val="00357D4B"/>
    <w:rsid w:val="0036053F"/>
    <w:rsid w:val="00362440"/>
    <w:rsid w:val="003656E1"/>
    <w:rsid w:val="0037624D"/>
    <w:rsid w:val="00377CCE"/>
    <w:rsid w:val="00380171"/>
    <w:rsid w:val="0038066C"/>
    <w:rsid w:val="00381D60"/>
    <w:rsid w:val="003826B9"/>
    <w:rsid w:val="003829DB"/>
    <w:rsid w:val="00382F9D"/>
    <w:rsid w:val="00383368"/>
    <w:rsid w:val="00384182"/>
    <w:rsid w:val="00384444"/>
    <w:rsid w:val="00385E1C"/>
    <w:rsid w:val="00386330"/>
    <w:rsid w:val="0038654E"/>
    <w:rsid w:val="0038A656"/>
    <w:rsid w:val="0039071D"/>
    <w:rsid w:val="0039663F"/>
    <w:rsid w:val="00396D84"/>
    <w:rsid w:val="003A084D"/>
    <w:rsid w:val="003A0A56"/>
    <w:rsid w:val="003A19B8"/>
    <w:rsid w:val="003A233D"/>
    <w:rsid w:val="003A49C3"/>
    <w:rsid w:val="003A50A8"/>
    <w:rsid w:val="003A7E54"/>
    <w:rsid w:val="003B1865"/>
    <w:rsid w:val="003B28A4"/>
    <w:rsid w:val="003B31DA"/>
    <w:rsid w:val="003B347E"/>
    <w:rsid w:val="003B5AAE"/>
    <w:rsid w:val="003C2616"/>
    <w:rsid w:val="003C2AE0"/>
    <w:rsid w:val="003C4162"/>
    <w:rsid w:val="003C449A"/>
    <w:rsid w:val="003C4AC3"/>
    <w:rsid w:val="003C78CA"/>
    <w:rsid w:val="003D0EE4"/>
    <w:rsid w:val="003D120C"/>
    <w:rsid w:val="003D3921"/>
    <w:rsid w:val="003E30BD"/>
    <w:rsid w:val="003E4E38"/>
    <w:rsid w:val="003E5549"/>
    <w:rsid w:val="003E7828"/>
    <w:rsid w:val="003F0A1A"/>
    <w:rsid w:val="003F116A"/>
    <w:rsid w:val="003F7CC1"/>
    <w:rsid w:val="00400B3C"/>
    <w:rsid w:val="0040203C"/>
    <w:rsid w:val="00410A8E"/>
    <w:rsid w:val="004134F1"/>
    <w:rsid w:val="00413B7D"/>
    <w:rsid w:val="00413FD7"/>
    <w:rsid w:val="004143FB"/>
    <w:rsid w:val="004174D3"/>
    <w:rsid w:val="00424317"/>
    <w:rsid w:val="004259AF"/>
    <w:rsid w:val="004307C1"/>
    <w:rsid w:val="00436FB3"/>
    <w:rsid w:val="00440943"/>
    <w:rsid w:val="00442C9D"/>
    <w:rsid w:val="004440DC"/>
    <w:rsid w:val="00445EF9"/>
    <w:rsid w:val="0044647E"/>
    <w:rsid w:val="00446E76"/>
    <w:rsid w:val="00447F11"/>
    <w:rsid w:val="00452548"/>
    <w:rsid w:val="00452C06"/>
    <w:rsid w:val="004555D2"/>
    <w:rsid w:val="00460C4F"/>
    <w:rsid w:val="00461F82"/>
    <w:rsid w:val="0046229B"/>
    <w:rsid w:val="004624A7"/>
    <w:rsid w:val="00462A33"/>
    <w:rsid w:val="00463960"/>
    <w:rsid w:val="004643A1"/>
    <w:rsid w:val="00464B22"/>
    <w:rsid w:val="00471423"/>
    <w:rsid w:val="00472663"/>
    <w:rsid w:val="0047281E"/>
    <w:rsid w:val="00475781"/>
    <w:rsid w:val="004769DE"/>
    <w:rsid w:val="00480641"/>
    <w:rsid w:val="00481486"/>
    <w:rsid w:val="0048265D"/>
    <w:rsid w:val="00484BC7"/>
    <w:rsid w:val="00486412"/>
    <w:rsid w:val="00486756"/>
    <w:rsid w:val="00490DC3"/>
    <w:rsid w:val="00493AE3"/>
    <w:rsid w:val="004950AA"/>
    <w:rsid w:val="004A0A5D"/>
    <w:rsid w:val="004A5294"/>
    <w:rsid w:val="004A594E"/>
    <w:rsid w:val="004A6645"/>
    <w:rsid w:val="004A70D3"/>
    <w:rsid w:val="004B07CC"/>
    <w:rsid w:val="004B0D5E"/>
    <w:rsid w:val="004B1471"/>
    <w:rsid w:val="004B7C9B"/>
    <w:rsid w:val="004B7DBA"/>
    <w:rsid w:val="004B7FD6"/>
    <w:rsid w:val="004C1996"/>
    <w:rsid w:val="004C3485"/>
    <w:rsid w:val="004C3A2D"/>
    <w:rsid w:val="004D2032"/>
    <w:rsid w:val="004D276C"/>
    <w:rsid w:val="004D5474"/>
    <w:rsid w:val="004E20D5"/>
    <w:rsid w:val="004E4246"/>
    <w:rsid w:val="004E524C"/>
    <w:rsid w:val="004F0DCE"/>
    <w:rsid w:val="004F2F5B"/>
    <w:rsid w:val="004F3A0C"/>
    <w:rsid w:val="004F44DB"/>
    <w:rsid w:val="004F6B08"/>
    <w:rsid w:val="005014BD"/>
    <w:rsid w:val="00501E42"/>
    <w:rsid w:val="005036FB"/>
    <w:rsid w:val="00504C6A"/>
    <w:rsid w:val="0050690E"/>
    <w:rsid w:val="0050758F"/>
    <w:rsid w:val="00510D4C"/>
    <w:rsid w:val="0051371B"/>
    <w:rsid w:val="00513889"/>
    <w:rsid w:val="005142A9"/>
    <w:rsid w:val="00514D4C"/>
    <w:rsid w:val="00515815"/>
    <w:rsid w:val="00516E6D"/>
    <w:rsid w:val="00517DB4"/>
    <w:rsid w:val="0052070C"/>
    <w:rsid w:val="00520DC2"/>
    <w:rsid w:val="00521F94"/>
    <w:rsid w:val="00522C54"/>
    <w:rsid w:val="00523418"/>
    <w:rsid w:val="0052553D"/>
    <w:rsid w:val="00527897"/>
    <w:rsid w:val="00527C84"/>
    <w:rsid w:val="005320F9"/>
    <w:rsid w:val="00534CD8"/>
    <w:rsid w:val="00535E81"/>
    <w:rsid w:val="00537401"/>
    <w:rsid w:val="00543D2F"/>
    <w:rsid w:val="00547AFE"/>
    <w:rsid w:val="005518CE"/>
    <w:rsid w:val="005523DC"/>
    <w:rsid w:val="00552646"/>
    <w:rsid w:val="0055278D"/>
    <w:rsid w:val="005527AA"/>
    <w:rsid w:val="00555C31"/>
    <w:rsid w:val="005562FE"/>
    <w:rsid w:val="00560413"/>
    <w:rsid w:val="00560A15"/>
    <w:rsid w:val="00560BFD"/>
    <w:rsid w:val="005723EA"/>
    <w:rsid w:val="005735AA"/>
    <w:rsid w:val="00574441"/>
    <w:rsid w:val="00577EEA"/>
    <w:rsid w:val="0058132F"/>
    <w:rsid w:val="0058182A"/>
    <w:rsid w:val="00582F3B"/>
    <w:rsid w:val="00583373"/>
    <w:rsid w:val="00584986"/>
    <w:rsid w:val="005878A0"/>
    <w:rsid w:val="00590A03"/>
    <w:rsid w:val="00590D52"/>
    <w:rsid w:val="0059457B"/>
    <w:rsid w:val="005950A8"/>
    <w:rsid w:val="005A3BA8"/>
    <w:rsid w:val="005A6040"/>
    <w:rsid w:val="005B0CD6"/>
    <w:rsid w:val="005B390A"/>
    <w:rsid w:val="005B3F74"/>
    <w:rsid w:val="005B4E68"/>
    <w:rsid w:val="005B611E"/>
    <w:rsid w:val="005B66BE"/>
    <w:rsid w:val="005C0985"/>
    <w:rsid w:val="005C257C"/>
    <w:rsid w:val="005C50C8"/>
    <w:rsid w:val="005C5E8D"/>
    <w:rsid w:val="005C6611"/>
    <w:rsid w:val="005C67C9"/>
    <w:rsid w:val="005C7D0E"/>
    <w:rsid w:val="005D3019"/>
    <w:rsid w:val="005D5EB2"/>
    <w:rsid w:val="005E02BF"/>
    <w:rsid w:val="005E1826"/>
    <w:rsid w:val="005E47CD"/>
    <w:rsid w:val="005F0220"/>
    <w:rsid w:val="005F0D2A"/>
    <w:rsid w:val="005F0E93"/>
    <w:rsid w:val="005F2534"/>
    <w:rsid w:val="005F4BE1"/>
    <w:rsid w:val="005F4CE7"/>
    <w:rsid w:val="005F646A"/>
    <w:rsid w:val="005F692B"/>
    <w:rsid w:val="0060225D"/>
    <w:rsid w:val="00603533"/>
    <w:rsid w:val="00603C38"/>
    <w:rsid w:val="0060400F"/>
    <w:rsid w:val="006059D6"/>
    <w:rsid w:val="00607E9C"/>
    <w:rsid w:val="006120B7"/>
    <w:rsid w:val="00613B57"/>
    <w:rsid w:val="00613D8E"/>
    <w:rsid w:val="00614BAB"/>
    <w:rsid w:val="00614D9E"/>
    <w:rsid w:val="00615BD0"/>
    <w:rsid w:val="0062066E"/>
    <w:rsid w:val="00621555"/>
    <w:rsid w:val="00622086"/>
    <w:rsid w:val="0062241B"/>
    <w:rsid w:val="00626259"/>
    <w:rsid w:val="006301BA"/>
    <w:rsid w:val="00630971"/>
    <w:rsid w:val="006313A9"/>
    <w:rsid w:val="006328FC"/>
    <w:rsid w:val="00633CBC"/>
    <w:rsid w:val="0063427E"/>
    <w:rsid w:val="00636555"/>
    <w:rsid w:val="00637C1B"/>
    <w:rsid w:val="00640C61"/>
    <w:rsid w:val="006435FA"/>
    <w:rsid w:val="006457C3"/>
    <w:rsid w:val="00646A84"/>
    <w:rsid w:val="00647019"/>
    <w:rsid w:val="00647CCA"/>
    <w:rsid w:val="00651C10"/>
    <w:rsid w:val="0065287A"/>
    <w:rsid w:val="00653258"/>
    <w:rsid w:val="00653415"/>
    <w:rsid w:val="00655248"/>
    <w:rsid w:val="0065669B"/>
    <w:rsid w:val="006573D2"/>
    <w:rsid w:val="006575E6"/>
    <w:rsid w:val="00661247"/>
    <w:rsid w:val="00662693"/>
    <w:rsid w:val="006628D9"/>
    <w:rsid w:val="00664251"/>
    <w:rsid w:val="00665D22"/>
    <w:rsid w:val="00673130"/>
    <w:rsid w:val="006733D4"/>
    <w:rsid w:val="006754BE"/>
    <w:rsid w:val="00675CCD"/>
    <w:rsid w:val="00677863"/>
    <w:rsid w:val="00682C53"/>
    <w:rsid w:val="00685BF2"/>
    <w:rsid w:val="0069692B"/>
    <w:rsid w:val="006A12EC"/>
    <w:rsid w:val="006A1819"/>
    <w:rsid w:val="006A2980"/>
    <w:rsid w:val="006A3603"/>
    <w:rsid w:val="006A58A3"/>
    <w:rsid w:val="006A684A"/>
    <w:rsid w:val="006B0FF1"/>
    <w:rsid w:val="006B1A72"/>
    <w:rsid w:val="006B26A2"/>
    <w:rsid w:val="006B4D09"/>
    <w:rsid w:val="006B60D8"/>
    <w:rsid w:val="006C0385"/>
    <w:rsid w:val="006C5291"/>
    <w:rsid w:val="006C71D0"/>
    <w:rsid w:val="006D1A03"/>
    <w:rsid w:val="006D2F90"/>
    <w:rsid w:val="006D4813"/>
    <w:rsid w:val="006D568B"/>
    <w:rsid w:val="006E1D19"/>
    <w:rsid w:val="006E3385"/>
    <w:rsid w:val="006E353D"/>
    <w:rsid w:val="006E365A"/>
    <w:rsid w:val="006E3C8B"/>
    <w:rsid w:val="006E65D9"/>
    <w:rsid w:val="006F197F"/>
    <w:rsid w:val="006F34BC"/>
    <w:rsid w:val="006F3DB6"/>
    <w:rsid w:val="006F5F01"/>
    <w:rsid w:val="0070269C"/>
    <w:rsid w:val="007038B0"/>
    <w:rsid w:val="00707F64"/>
    <w:rsid w:val="00712FB0"/>
    <w:rsid w:val="00713970"/>
    <w:rsid w:val="00713FF9"/>
    <w:rsid w:val="00716076"/>
    <w:rsid w:val="00720004"/>
    <w:rsid w:val="00720552"/>
    <w:rsid w:val="0072417C"/>
    <w:rsid w:val="0073084F"/>
    <w:rsid w:val="00736307"/>
    <w:rsid w:val="007367C3"/>
    <w:rsid w:val="00736DEB"/>
    <w:rsid w:val="0073793E"/>
    <w:rsid w:val="007430EA"/>
    <w:rsid w:val="0075047E"/>
    <w:rsid w:val="00754ED0"/>
    <w:rsid w:val="007571E7"/>
    <w:rsid w:val="00765B32"/>
    <w:rsid w:val="00770277"/>
    <w:rsid w:val="00772821"/>
    <w:rsid w:val="00774DE9"/>
    <w:rsid w:val="00775BE0"/>
    <w:rsid w:val="00776C45"/>
    <w:rsid w:val="00781970"/>
    <w:rsid w:val="00784B69"/>
    <w:rsid w:val="00784EE1"/>
    <w:rsid w:val="0078526F"/>
    <w:rsid w:val="00785D2B"/>
    <w:rsid w:val="007865A5"/>
    <w:rsid w:val="007908B3"/>
    <w:rsid w:val="00793055"/>
    <w:rsid w:val="007950B6"/>
    <w:rsid w:val="00795D0A"/>
    <w:rsid w:val="0079C64B"/>
    <w:rsid w:val="007A24B8"/>
    <w:rsid w:val="007A2DD8"/>
    <w:rsid w:val="007A4A8B"/>
    <w:rsid w:val="007A5C40"/>
    <w:rsid w:val="007A7699"/>
    <w:rsid w:val="007B2ACB"/>
    <w:rsid w:val="007B3CA4"/>
    <w:rsid w:val="007B5B76"/>
    <w:rsid w:val="007B735E"/>
    <w:rsid w:val="007C17B9"/>
    <w:rsid w:val="007C2B36"/>
    <w:rsid w:val="007C3DB0"/>
    <w:rsid w:val="007C6978"/>
    <w:rsid w:val="007C6F68"/>
    <w:rsid w:val="007D0859"/>
    <w:rsid w:val="007D419B"/>
    <w:rsid w:val="007D45F3"/>
    <w:rsid w:val="007D47FB"/>
    <w:rsid w:val="007D4DF2"/>
    <w:rsid w:val="007E2E34"/>
    <w:rsid w:val="007E3A04"/>
    <w:rsid w:val="007E50D7"/>
    <w:rsid w:val="007E5555"/>
    <w:rsid w:val="007EDAA1"/>
    <w:rsid w:val="007F1412"/>
    <w:rsid w:val="007F2AAB"/>
    <w:rsid w:val="007F36B8"/>
    <w:rsid w:val="007F3D38"/>
    <w:rsid w:val="007F5185"/>
    <w:rsid w:val="007F5761"/>
    <w:rsid w:val="007F75B3"/>
    <w:rsid w:val="007F7E32"/>
    <w:rsid w:val="008003CA"/>
    <w:rsid w:val="00801D9E"/>
    <w:rsid w:val="008023A9"/>
    <w:rsid w:val="00803990"/>
    <w:rsid w:val="00803FC7"/>
    <w:rsid w:val="008046A3"/>
    <w:rsid w:val="008046A4"/>
    <w:rsid w:val="00805E2D"/>
    <w:rsid w:val="0080655B"/>
    <w:rsid w:val="00814116"/>
    <w:rsid w:val="00814746"/>
    <w:rsid w:val="0081542D"/>
    <w:rsid w:val="00815468"/>
    <w:rsid w:val="0081547F"/>
    <w:rsid w:val="00820701"/>
    <w:rsid w:val="00820BBF"/>
    <w:rsid w:val="00823912"/>
    <w:rsid w:val="00831BD2"/>
    <w:rsid w:val="008349B7"/>
    <w:rsid w:val="008357B2"/>
    <w:rsid w:val="00835932"/>
    <w:rsid w:val="00840ADC"/>
    <w:rsid w:val="00841BB9"/>
    <w:rsid w:val="0084221A"/>
    <w:rsid w:val="00843307"/>
    <w:rsid w:val="00845B12"/>
    <w:rsid w:val="00847778"/>
    <w:rsid w:val="00851B1B"/>
    <w:rsid w:val="008575FE"/>
    <w:rsid w:val="00860B68"/>
    <w:rsid w:val="00861452"/>
    <w:rsid w:val="008650F9"/>
    <w:rsid w:val="00866F9E"/>
    <w:rsid w:val="008670C4"/>
    <w:rsid w:val="00871039"/>
    <w:rsid w:val="008718D9"/>
    <w:rsid w:val="00873B7A"/>
    <w:rsid w:val="00875C95"/>
    <w:rsid w:val="00881F31"/>
    <w:rsid w:val="0088283D"/>
    <w:rsid w:val="00883108"/>
    <w:rsid w:val="00884B86"/>
    <w:rsid w:val="00887BFC"/>
    <w:rsid w:val="008908C1"/>
    <w:rsid w:val="00891201"/>
    <w:rsid w:val="00893400"/>
    <w:rsid w:val="0089481B"/>
    <w:rsid w:val="00894998"/>
    <w:rsid w:val="00895AA1"/>
    <w:rsid w:val="008A103B"/>
    <w:rsid w:val="008B039A"/>
    <w:rsid w:val="008B276B"/>
    <w:rsid w:val="008B2B9D"/>
    <w:rsid w:val="008B515D"/>
    <w:rsid w:val="008C0194"/>
    <w:rsid w:val="008C1883"/>
    <w:rsid w:val="008C4D3C"/>
    <w:rsid w:val="008C628C"/>
    <w:rsid w:val="008D44A4"/>
    <w:rsid w:val="008D4C1A"/>
    <w:rsid w:val="008D4C2A"/>
    <w:rsid w:val="008D6D5D"/>
    <w:rsid w:val="008D71DA"/>
    <w:rsid w:val="008E3264"/>
    <w:rsid w:val="008F0E48"/>
    <w:rsid w:val="008F1B58"/>
    <w:rsid w:val="008F1E6D"/>
    <w:rsid w:val="008F272D"/>
    <w:rsid w:val="008F58E2"/>
    <w:rsid w:val="009023CD"/>
    <w:rsid w:val="00902A39"/>
    <w:rsid w:val="009108EF"/>
    <w:rsid w:val="00910DF3"/>
    <w:rsid w:val="00912C33"/>
    <w:rsid w:val="00912C42"/>
    <w:rsid w:val="00913FCC"/>
    <w:rsid w:val="00914D15"/>
    <w:rsid w:val="00915AC8"/>
    <w:rsid w:val="00915ECC"/>
    <w:rsid w:val="00916E42"/>
    <w:rsid w:val="0091717C"/>
    <w:rsid w:val="009211E0"/>
    <w:rsid w:val="00923499"/>
    <w:rsid w:val="009310D3"/>
    <w:rsid w:val="009332E5"/>
    <w:rsid w:val="00937105"/>
    <w:rsid w:val="009401B7"/>
    <w:rsid w:val="00942DA3"/>
    <w:rsid w:val="00944E8C"/>
    <w:rsid w:val="009471BA"/>
    <w:rsid w:val="009509D5"/>
    <w:rsid w:val="009546E1"/>
    <w:rsid w:val="00956EBE"/>
    <w:rsid w:val="00960A9A"/>
    <w:rsid w:val="009626EB"/>
    <w:rsid w:val="00962E0B"/>
    <w:rsid w:val="00964C7A"/>
    <w:rsid w:val="00967B91"/>
    <w:rsid w:val="00973DB4"/>
    <w:rsid w:val="00976541"/>
    <w:rsid w:val="009816DD"/>
    <w:rsid w:val="00981E20"/>
    <w:rsid w:val="00985237"/>
    <w:rsid w:val="009857E4"/>
    <w:rsid w:val="00985D6B"/>
    <w:rsid w:val="0098732F"/>
    <w:rsid w:val="00987C03"/>
    <w:rsid w:val="00991376"/>
    <w:rsid w:val="0099272C"/>
    <w:rsid w:val="00992E7D"/>
    <w:rsid w:val="0099510E"/>
    <w:rsid w:val="009A0842"/>
    <w:rsid w:val="009A0D6F"/>
    <w:rsid w:val="009A0E91"/>
    <w:rsid w:val="009A1C83"/>
    <w:rsid w:val="009A363C"/>
    <w:rsid w:val="009A3DDC"/>
    <w:rsid w:val="009A54B3"/>
    <w:rsid w:val="009A5C05"/>
    <w:rsid w:val="009A6048"/>
    <w:rsid w:val="009B28D8"/>
    <w:rsid w:val="009B2B42"/>
    <w:rsid w:val="009B308D"/>
    <w:rsid w:val="009B5E94"/>
    <w:rsid w:val="009B6BE1"/>
    <w:rsid w:val="009B797F"/>
    <w:rsid w:val="009C3373"/>
    <w:rsid w:val="009C6090"/>
    <w:rsid w:val="009C6575"/>
    <w:rsid w:val="009C7369"/>
    <w:rsid w:val="009D1199"/>
    <w:rsid w:val="009D2F06"/>
    <w:rsid w:val="009D6ACD"/>
    <w:rsid w:val="009D7719"/>
    <w:rsid w:val="009E4ED3"/>
    <w:rsid w:val="009E740D"/>
    <w:rsid w:val="009E78EC"/>
    <w:rsid w:val="009F3172"/>
    <w:rsid w:val="009F353C"/>
    <w:rsid w:val="009F3893"/>
    <w:rsid w:val="009F474E"/>
    <w:rsid w:val="009F7DE0"/>
    <w:rsid w:val="00A00A0A"/>
    <w:rsid w:val="00A01519"/>
    <w:rsid w:val="00A018BB"/>
    <w:rsid w:val="00A054D4"/>
    <w:rsid w:val="00A07C7D"/>
    <w:rsid w:val="00A10CBB"/>
    <w:rsid w:val="00A14141"/>
    <w:rsid w:val="00A15116"/>
    <w:rsid w:val="00A1691D"/>
    <w:rsid w:val="00A17F61"/>
    <w:rsid w:val="00A22FCB"/>
    <w:rsid w:val="00A26C17"/>
    <w:rsid w:val="00A30E64"/>
    <w:rsid w:val="00A33BB5"/>
    <w:rsid w:val="00A3558B"/>
    <w:rsid w:val="00A35C18"/>
    <w:rsid w:val="00A35EFA"/>
    <w:rsid w:val="00A366E4"/>
    <w:rsid w:val="00A3674D"/>
    <w:rsid w:val="00A37438"/>
    <w:rsid w:val="00A40335"/>
    <w:rsid w:val="00A404FD"/>
    <w:rsid w:val="00A41102"/>
    <w:rsid w:val="00A44D2E"/>
    <w:rsid w:val="00A5011B"/>
    <w:rsid w:val="00A56FDB"/>
    <w:rsid w:val="00A57596"/>
    <w:rsid w:val="00A575C0"/>
    <w:rsid w:val="00A62549"/>
    <w:rsid w:val="00A652D5"/>
    <w:rsid w:val="00A65403"/>
    <w:rsid w:val="00A66025"/>
    <w:rsid w:val="00A663F0"/>
    <w:rsid w:val="00A66DEC"/>
    <w:rsid w:val="00A70648"/>
    <w:rsid w:val="00A73432"/>
    <w:rsid w:val="00A73606"/>
    <w:rsid w:val="00A73899"/>
    <w:rsid w:val="00A7635E"/>
    <w:rsid w:val="00A82F68"/>
    <w:rsid w:val="00A83957"/>
    <w:rsid w:val="00A84374"/>
    <w:rsid w:val="00A85C35"/>
    <w:rsid w:val="00A86420"/>
    <w:rsid w:val="00A8740E"/>
    <w:rsid w:val="00A9129C"/>
    <w:rsid w:val="00A96765"/>
    <w:rsid w:val="00A96813"/>
    <w:rsid w:val="00AA2997"/>
    <w:rsid w:val="00AA662C"/>
    <w:rsid w:val="00AA7C67"/>
    <w:rsid w:val="00AB2B79"/>
    <w:rsid w:val="00AB3860"/>
    <w:rsid w:val="00AB6185"/>
    <w:rsid w:val="00AB71B5"/>
    <w:rsid w:val="00AB72B7"/>
    <w:rsid w:val="00AC10EB"/>
    <w:rsid w:val="00AC56F5"/>
    <w:rsid w:val="00AD3391"/>
    <w:rsid w:val="00AE0AE5"/>
    <w:rsid w:val="00AE17F3"/>
    <w:rsid w:val="00AE26AC"/>
    <w:rsid w:val="00AE2868"/>
    <w:rsid w:val="00AE2E27"/>
    <w:rsid w:val="00AE33C3"/>
    <w:rsid w:val="00AE5718"/>
    <w:rsid w:val="00AE5C1F"/>
    <w:rsid w:val="00AE6A65"/>
    <w:rsid w:val="00AE6F1C"/>
    <w:rsid w:val="00AF0D19"/>
    <w:rsid w:val="00AF10F2"/>
    <w:rsid w:val="00AF1F3A"/>
    <w:rsid w:val="00AF3160"/>
    <w:rsid w:val="00AF7EB3"/>
    <w:rsid w:val="00B03309"/>
    <w:rsid w:val="00B0513B"/>
    <w:rsid w:val="00B05394"/>
    <w:rsid w:val="00B057B6"/>
    <w:rsid w:val="00B0590F"/>
    <w:rsid w:val="00B07791"/>
    <w:rsid w:val="00B10474"/>
    <w:rsid w:val="00B131CB"/>
    <w:rsid w:val="00B14DCB"/>
    <w:rsid w:val="00B150A4"/>
    <w:rsid w:val="00B15FF0"/>
    <w:rsid w:val="00B17099"/>
    <w:rsid w:val="00B2438A"/>
    <w:rsid w:val="00B24550"/>
    <w:rsid w:val="00B245F6"/>
    <w:rsid w:val="00B27AA9"/>
    <w:rsid w:val="00B3326E"/>
    <w:rsid w:val="00B34C08"/>
    <w:rsid w:val="00B37A9B"/>
    <w:rsid w:val="00B4315F"/>
    <w:rsid w:val="00B43514"/>
    <w:rsid w:val="00B45334"/>
    <w:rsid w:val="00B46B03"/>
    <w:rsid w:val="00B51A2C"/>
    <w:rsid w:val="00B54882"/>
    <w:rsid w:val="00B55FAE"/>
    <w:rsid w:val="00B57226"/>
    <w:rsid w:val="00B60B63"/>
    <w:rsid w:val="00B633FD"/>
    <w:rsid w:val="00B640E4"/>
    <w:rsid w:val="00B675A2"/>
    <w:rsid w:val="00B67A26"/>
    <w:rsid w:val="00B721C4"/>
    <w:rsid w:val="00B74BA1"/>
    <w:rsid w:val="00B801A5"/>
    <w:rsid w:val="00B8555B"/>
    <w:rsid w:val="00B87417"/>
    <w:rsid w:val="00B90BB6"/>
    <w:rsid w:val="00B9173D"/>
    <w:rsid w:val="00B91F4C"/>
    <w:rsid w:val="00B9252E"/>
    <w:rsid w:val="00B94751"/>
    <w:rsid w:val="00B954CB"/>
    <w:rsid w:val="00BA1388"/>
    <w:rsid w:val="00BA1F95"/>
    <w:rsid w:val="00BA382A"/>
    <w:rsid w:val="00BA46D6"/>
    <w:rsid w:val="00BA4868"/>
    <w:rsid w:val="00BA5016"/>
    <w:rsid w:val="00BA5E71"/>
    <w:rsid w:val="00BA6011"/>
    <w:rsid w:val="00BB14F0"/>
    <w:rsid w:val="00BB2413"/>
    <w:rsid w:val="00BB2682"/>
    <w:rsid w:val="00BB3DB9"/>
    <w:rsid w:val="00BB475C"/>
    <w:rsid w:val="00BB69BC"/>
    <w:rsid w:val="00BB7E6C"/>
    <w:rsid w:val="00BC0526"/>
    <w:rsid w:val="00BC0CC9"/>
    <w:rsid w:val="00BC1EF4"/>
    <w:rsid w:val="00BC3788"/>
    <w:rsid w:val="00BC5FE5"/>
    <w:rsid w:val="00BC756F"/>
    <w:rsid w:val="00BD5A4A"/>
    <w:rsid w:val="00BE07AD"/>
    <w:rsid w:val="00BE2162"/>
    <w:rsid w:val="00BF1020"/>
    <w:rsid w:val="00BF1C7B"/>
    <w:rsid w:val="00BF28DB"/>
    <w:rsid w:val="00BF581A"/>
    <w:rsid w:val="00BF71A9"/>
    <w:rsid w:val="00C00B4D"/>
    <w:rsid w:val="00C0229E"/>
    <w:rsid w:val="00C05A1D"/>
    <w:rsid w:val="00C07614"/>
    <w:rsid w:val="00C07688"/>
    <w:rsid w:val="00C12E26"/>
    <w:rsid w:val="00C142A2"/>
    <w:rsid w:val="00C145CF"/>
    <w:rsid w:val="00C15C95"/>
    <w:rsid w:val="00C17D1F"/>
    <w:rsid w:val="00C223CB"/>
    <w:rsid w:val="00C23650"/>
    <w:rsid w:val="00C24663"/>
    <w:rsid w:val="00C24E73"/>
    <w:rsid w:val="00C30385"/>
    <w:rsid w:val="00C31BB6"/>
    <w:rsid w:val="00C33AD9"/>
    <w:rsid w:val="00C35AD5"/>
    <w:rsid w:val="00C35E22"/>
    <w:rsid w:val="00C362E2"/>
    <w:rsid w:val="00C375EC"/>
    <w:rsid w:val="00C42DA9"/>
    <w:rsid w:val="00C44017"/>
    <w:rsid w:val="00C47B5C"/>
    <w:rsid w:val="00C47FE3"/>
    <w:rsid w:val="00C50A3C"/>
    <w:rsid w:val="00C50B35"/>
    <w:rsid w:val="00C52D9B"/>
    <w:rsid w:val="00C539BE"/>
    <w:rsid w:val="00C53E2E"/>
    <w:rsid w:val="00C55BF2"/>
    <w:rsid w:val="00C560D6"/>
    <w:rsid w:val="00C6116C"/>
    <w:rsid w:val="00C63FE2"/>
    <w:rsid w:val="00C65AEE"/>
    <w:rsid w:val="00C6614D"/>
    <w:rsid w:val="00C670DE"/>
    <w:rsid w:val="00C71016"/>
    <w:rsid w:val="00C71A1F"/>
    <w:rsid w:val="00C7428D"/>
    <w:rsid w:val="00C753CE"/>
    <w:rsid w:val="00C778AC"/>
    <w:rsid w:val="00C80B23"/>
    <w:rsid w:val="00C80BB8"/>
    <w:rsid w:val="00C829E3"/>
    <w:rsid w:val="00C855FB"/>
    <w:rsid w:val="00C91B54"/>
    <w:rsid w:val="00C94380"/>
    <w:rsid w:val="00C975CD"/>
    <w:rsid w:val="00CA1E8D"/>
    <w:rsid w:val="00CA26BD"/>
    <w:rsid w:val="00CA2BE3"/>
    <w:rsid w:val="00CA2BEC"/>
    <w:rsid w:val="00CA400E"/>
    <w:rsid w:val="00CA4B35"/>
    <w:rsid w:val="00CA7933"/>
    <w:rsid w:val="00CB12C4"/>
    <w:rsid w:val="00CB355A"/>
    <w:rsid w:val="00CB3C34"/>
    <w:rsid w:val="00CB41D9"/>
    <w:rsid w:val="00CB4640"/>
    <w:rsid w:val="00CB6B53"/>
    <w:rsid w:val="00CB6C6B"/>
    <w:rsid w:val="00CB7502"/>
    <w:rsid w:val="00CC01E2"/>
    <w:rsid w:val="00CC3C2C"/>
    <w:rsid w:val="00CC3E4C"/>
    <w:rsid w:val="00CC54CD"/>
    <w:rsid w:val="00CD0CFE"/>
    <w:rsid w:val="00CD140D"/>
    <w:rsid w:val="00CD1745"/>
    <w:rsid w:val="00CD2C77"/>
    <w:rsid w:val="00CE2152"/>
    <w:rsid w:val="00CE6FCB"/>
    <w:rsid w:val="00CF1EB6"/>
    <w:rsid w:val="00CF3929"/>
    <w:rsid w:val="00CF50DC"/>
    <w:rsid w:val="00CF5F1B"/>
    <w:rsid w:val="00CF7245"/>
    <w:rsid w:val="00CF7711"/>
    <w:rsid w:val="00CF7817"/>
    <w:rsid w:val="00CFF19E"/>
    <w:rsid w:val="00D02F6F"/>
    <w:rsid w:val="00D04255"/>
    <w:rsid w:val="00D04DFB"/>
    <w:rsid w:val="00D051CF"/>
    <w:rsid w:val="00D05E31"/>
    <w:rsid w:val="00D05FC5"/>
    <w:rsid w:val="00D0645F"/>
    <w:rsid w:val="00D06CEE"/>
    <w:rsid w:val="00D07169"/>
    <w:rsid w:val="00D14EC1"/>
    <w:rsid w:val="00D15274"/>
    <w:rsid w:val="00D1586F"/>
    <w:rsid w:val="00D15EEC"/>
    <w:rsid w:val="00D20982"/>
    <w:rsid w:val="00D21782"/>
    <w:rsid w:val="00D23348"/>
    <w:rsid w:val="00D25862"/>
    <w:rsid w:val="00D26BC7"/>
    <w:rsid w:val="00D34E97"/>
    <w:rsid w:val="00D404EA"/>
    <w:rsid w:val="00D40E3B"/>
    <w:rsid w:val="00D412DF"/>
    <w:rsid w:val="00D42110"/>
    <w:rsid w:val="00D4239B"/>
    <w:rsid w:val="00D5010D"/>
    <w:rsid w:val="00D51A79"/>
    <w:rsid w:val="00D55A33"/>
    <w:rsid w:val="00D55F91"/>
    <w:rsid w:val="00D57193"/>
    <w:rsid w:val="00D63B9B"/>
    <w:rsid w:val="00D652C2"/>
    <w:rsid w:val="00D661A1"/>
    <w:rsid w:val="00D663E0"/>
    <w:rsid w:val="00D665EE"/>
    <w:rsid w:val="00D67EC2"/>
    <w:rsid w:val="00D726F0"/>
    <w:rsid w:val="00D7677E"/>
    <w:rsid w:val="00D772E2"/>
    <w:rsid w:val="00D8495C"/>
    <w:rsid w:val="00D9237A"/>
    <w:rsid w:val="00D97086"/>
    <w:rsid w:val="00DA1B90"/>
    <w:rsid w:val="00DA2121"/>
    <w:rsid w:val="00DA3698"/>
    <w:rsid w:val="00DA3F85"/>
    <w:rsid w:val="00DA4269"/>
    <w:rsid w:val="00DA6B14"/>
    <w:rsid w:val="00DB00A8"/>
    <w:rsid w:val="00DB2314"/>
    <w:rsid w:val="00DB4D93"/>
    <w:rsid w:val="00DB7D06"/>
    <w:rsid w:val="00DC36C2"/>
    <w:rsid w:val="00DD38DE"/>
    <w:rsid w:val="00DD3B8F"/>
    <w:rsid w:val="00DD73E4"/>
    <w:rsid w:val="00DE1BBD"/>
    <w:rsid w:val="00DE415A"/>
    <w:rsid w:val="00DE47EE"/>
    <w:rsid w:val="00DE5AAF"/>
    <w:rsid w:val="00DE6B0E"/>
    <w:rsid w:val="00DE7377"/>
    <w:rsid w:val="00DF0B1F"/>
    <w:rsid w:val="00DF16DC"/>
    <w:rsid w:val="00DF253F"/>
    <w:rsid w:val="00DF285F"/>
    <w:rsid w:val="00DF5ACF"/>
    <w:rsid w:val="00DF5CAF"/>
    <w:rsid w:val="00E00627"/>
    <w:rsid w:val="00E00B45"/>
    <w:rsid w:val="00E012C4"/>
    <w:rsid w:val="00E018C8"/>
    <w:rsid w:val="00E02231"/>
    <w:rsid w:val="00E028B3"/>
    <w:rsid w:val="00E075C2"/>
    <w:rsid w:val="00E07A3C"/>
    <w:rsid w:val="00E07DE9"/>
    <w:rsid w:val="00E12057"/>
    <w:rsid w:val="00E14142"/>
    <w:rsid w:val="00E14827"/>
    <w:rsid w:val="00E16F22"/>
    <w:rsid w:val="00E17B91"/>
    <w:rsid w:val="00E20CF3"/>
    <w:rsid w:val="00E24627"/>
    <w:rsid w:val="00E26EF4"/>
    <w:rsid w:val="00E27CA9"/>
    <w:rsid w:val="00E35438"/>
    <w:rsid w:val="00E3660E"/>
    <w:rsid w:val="00E37C6C"/>
    <w:rsid w:val="00E41185"/>
    <w:rsid w:val="00E43209"/>
    <w:rsid w:val="00E4323E"/>
    <w:rsid w:val="00E45520"/>
    <w:rsid w:val="00E45B99"/>
    <w:rsid w:val="00E45F18"/>
    <w:rsid w:val="00E5249F"/>
    <w:rsid w:val="00E52CC7"/>
    <w:rsid w:val="00E56C73"/>
    <w:rsid w:val="00E64676"/>
    <w:rsid w:val="00E65F9C"/>
    <w:rsid w:val="00E6687C"/>
    <w:rsid w:val="00E67516"/>
    <w:rsid w:val="00E70E72"/>
    <w:rsid w:val="00E74FFA"/>
    <w:rsid w:val="00E76901"/>
    <w:rsid w:val="00E76F88"/>
    <w:rsid w:val="00E83C53"/>
    <w:rsid w:val="00E84B16"/>
    <w:rsid w:val="00E850EF"/>
    <w:rsid w:val="00E90D08"/>
    <w:rsid w:val="00E91318"/>
    <w:rsid w:val="00E96C34"/>
    <w:rsid w:val="00EA05CA"/>
    <w:rsid w:val="00EA7460"/>
    <w:rsid w:val="00EA755D"/>
    <w:rsid w:val="00EB294E"/>
    <w:rsid w:val="00EB2C76"/>
    <w:rsid w:val="00EB3031"/>
    <w:rsid w:val="00EB3BFF"/>
    <w:rsid w:val="00EB45EC"/>
    <w:rsid w:val="00EB62B8"/>
    <w:rsid w:val="00EB7BBE"/>
    <w:rsid w:val="00EC05B4"/>
    <w:rsid w:val="00EC0F22"/>
    <w:rsid w:val="00EC7849"/>
    <w:rsid w:val="00ED1954"/>
    <w:rsid w:val="00ED1FCF"/>
    <w:rsid w:val="00ED216F"/>
    <w:rsid w:val="00ED67D5"/>
    <w:rsid w:val="00ED6BAD"/>
    <w:rsid w:val="00EE200F"/>
    <w:rsid w:val="00EE2210"/>
    <w:rsid w:val="00EE34FD"/>
    <w:rsid w:val="00EE4B69"/>
    <w:rsid w:val="00EE7896"/>
    <w:rsid w:val="00EF0B21"/>
    <w:rsid w:val="00EF71F1"/>
    <w:rsid w:val="00EF7571"/>
    <w:rsid w:val="00F032C9"/>
    <w:rsid w:val="00F03D74"/>
    <w:rsid w:val="00F03E1E"/>
    <w:rsid w:val="00F06A7B"/>
    <w:rsid w:val="00F10FAB"/>
    <w:rsid w:val="00F132C9"/>
    <w:rsid w:val="00F133E6"/>
    <w:rsid w:val="00F134E3"/>
    <w:rsid w:val="00F168A2"/>
    <w:rsid w:val="00F1725D"/>
    <w:rsid w:val="00F23F3A"/>
    <w:rsid w:val="00F27710"/>
    <w:rsid w:val="00F3097A"/>
    <w:rsid w:val="00F3242F"/>
    <w:rsid w:val="00F3408B"/>
    <w:rsid w:val="00F35004"/>
    <w:rsid w:val="00F35796"/>
    <w:rsid w:val="00F35BEE"/>
    <w:rsid w:val="00F36956"/>
    <w:rsid w:val="00F37BC9"/>
    <w:rsid w:val="00F412AC"/>
    <w:rsid w:val="00F42C3B"/>
    <w:rsid w:val="00F437BC"/>
    <w:rsid w:val="00F45BE5"/>
    <w:rsid w:val="00F467D5"/>
    <w:rsid w:val="00F5265C"/>
    <w:rsid w:val="00F54501"/>
    <w:rsid w:val="00F54807"/>
    <w:rsid w:val="00F61795"/>
    <w:rsid w:val="00F61DF2"/>
    <w:rsid w:val="00F64575"/>
    <w:rsid w:val="00F70A7B"/>
    <w:rsid w:val="00F7124D"/>
    <w:rsid w:val="00F723C5"/>
    <w:rsid w:val="00F7249B"/>
    <w:rsid w:val="00F753B5"/>
    <w:rsid w:val="00F8164D"/>
    <w:rsid w:val="00F821DE"/>
    <w:rsid w:val="00F82F09"/>
    <w:rsid w:val="00F87336"/>
    <w:rsid w:val="00F875CC"/>
    <w:rsid w:val="00F91234"/>
    <w:rsid w:val="00F91E9E"/>
    <w:rsid w:val="00F91F55"/>
    <w:rsid w:val="00F92A40"/>
    <w:rsid w:val="00F93C16"/>
    <w:rsid w:val="00F94D51"/>
    <w:rsid w:val="00FA0ED0"/>
    <w:rsid w:val="00FA28A9"/>
    <w:rsid w:val="00FA2A1F"/>
    <w:rsid w:val="00FA5725"/>
    <w:rsid w:val="00FA59A2"/>
    <w:rsid w:val="00FA6656"/>
    <w:rsid w:val="00FA6F96"/>
    <w:rsid w:val="00FA74D6"/>
    <w:rsid w:val="00FB000C"/>
    <w:rsid w:val="00FB2949"/>
    <w:rsid w:val="00FB2BF9"/>
    <w:rsid w:val="00FB3373"/>
    <w:rsid w:val="00FB4774"/>
    <w:rsid w:val="00FB4C3E"/>
    <w:rsid w:val="00FB6F76"/>
    <w:rsid w:val="00FB75E1"/>
    <w:rsid w:val="00FC15A2"/>
    <w:rsid w:val="00FC2F56"/>
    <w:rsid w:val="00FC4127"/>
    <w:rsid w:val="00FC55BD"/>
    <w:rsid w:val="00FC58C3"/>
    <w:rsid w:val="00FC59DC"/>
    <w:rsid w:val="00FC68AF"/>
    <w:rsid w:val="00FCA0F0"/>
    <w:rsid w:val="00FD4167"/>
    <w:rsid w:val="00FD4B44"/>
    <w:rsid w:val="00FD4F3B"/>
    <w:rsid w:val="00FD77A4"/>
    <w:rsid w:val="00FD7A58"/>
    <w:rsid w:val="00FE07BF"/>
    <w:rsid w:val="00FE0FC9"/>
    <w:rsid w:val="00FE1357"/>
    <w:rsid w:val="00FE28D8"/>
    <w:rsid w:val="00FE28FC"/>
    <w:rsid w:val="00FE30FB"/>
    <w:rsid w:val="00FE511A"/>
    <w:rsid w:val="00FE5B0E"/>
    <w:rsid w:val="00FE73C6"/>
    <w:rsid w:val="00FF0134"/>
    <w:rsid w:val="00FF03F6"/>
    <w:rsid w:val="00FF0F83"/>
    <w:rsid w:val="00FF1271"/>
    <w:rsid w:val="00FF272D"/>
    <w:rsid w:val="00FF3BD7"/>
    <w:rsid w:val="00FF5080"/>
    <w:rsid w:val="01017872"/>
    <w:rsid w:val="010AF110"/>
    <w:rsid w:val="011EE880"/>
    <w:rsid w:val="01325787"/>
    <w:rsid w:val="01410566"/>
    <w:rsid w:val="01414B5F"/>
    <w:rsid w:val="0141756B"/>
    <w:rsid w:val="016F2C1D"/>
    <w:rsid w:val="01D11100"/>
    <w:rsid w:val="02053E53"/>
    <w:rsid w:val="023B5D88"/>
    <w:rsid w:val="02493B68"/>
    <w:rsid w:val="024A4B6D"/>
    <w:rsid w:val="0252A2D2"/>
    <w:rsid w:val="025A299C"/>
    <w:rsid w:val="02801349"/>
    <w:rsid w:val="02895875"/>
    <w:rsid w:val="02933748"/>
    <w:rsid w:val="0297907A"/>
    <w:rsid w:val="02AF4A53"/>
    <w:rsid w:val="02B055F2"/>
    <w:rsid w:val="02BF98B8"/>
    <w:rsid w:val="02CCD105"/>
    <w:rsid w:val="02E80E70"/>
    <w:rsid w:val="02F628FC"/>
    <w:rsid w:val="02FA5278"/>
    <w:rsid w:val="03003DD6"/>
    <w:rsid w:val="030C85AA"/>
    <w:rsid w:val="030C8AE1"/>
    <w:rsid w:val="0319FEE8"/>
    <w:rsid w:val="031FD07C"/>
    <w:rsid w:val="032E5990"/>
    <w:rsid w:val="0351AEF8"/>
    <w:rsid w:val="03654819"/>
    <w:rsid w:val="036BF4E1"/>
    <w:rsid w:val="0374DE1D"/>
    <w:rsid w:val="037928F3"/>
    <w:rsid w:val="038FB85C"/>
    <w:rsid w:val="03A9F9F3"/>
    <w:rsid w:val="03B199E9"/>
    <w:rsid w:val="03B76AA2"/>
    <w:rsid w:val="03D108BF"/>
    <w:rsid w:val="03E207ED"/>
    <w:rsid w:val="03F2BFB7"/>
    <w:rsid w:val="041CF240"/>
    <w:rsid w:val="041D01A7"/>
    <w:rsid w:val="04270526"/>
    <w:rsid w:val="04307971"/>
    <w:rsid w:val="04513F71"/>
    <w:rsid w:val="04568942"/>
    <w:rsid w:val="0458A604"/>
    <w:rsid w:val="049E9B4B"/>
    <w:rsid w:val="04BC2081"/>
    <w:rsid w:val="04D2D72F"/>
    <w:rsid w:val="04EA8C08"/>
    <w:rsid w:val="04EE03D1"/>
    <w:rsid w:val="04F35156"/>
    <w:rsid w:val="05030E01"/>
    <w:rsid w:val="05032B6E"/>
    <w:rsid w:val="05045778"/>
    <w:rsid w:val="0512217B"/>
    <w:rsid w:val="051DF92F"/>
    <w:rsid w:val="05306E86"/>
    <w:rsid w:val="0538999D"/>
    <w:rsid w:val="054AA31D"/>
    <w:rsid w:val="05958C92"/>
    <w:rsid w:val="05AD01E9"/>
    <w:rsid w:val="05B4CDBB"/>
    <w:rsid w:val="05BE494C"/>
    <w:rsid w:val="05BF3B0D"/>
    <w:rsid w:val="05C8CA37"/>
    <w:rsid w:val="05F82EF8"/>
    <w:rsid w:val="060C14FF"/>
    <w:rsid w:val="06429D40"/>
    <w:rsid w:val="064A6585"/>
    <w:rsid w:val="0651D447"/>
    <w:rsid w:val="06728D66"/>
    <w:rsid w:val="067832E9"/>
    <w:rsid w:val="0698F96E"/>
    <w:rsid w:val="069F4E6E"/>
    <w:rsid w:val="06B124B1"/>
    <w:rsid w:val="06B6B490"/>
    <w:rsid w:val="06C32A14"/>
    <w:rsid w:val="06D469FE"/>
    <w:rsid w:val="06D7462B"/>
    <w:rsid w:val="06ED32FD"/>
    <w:rsid w:val="070F235A"/>
    <w:rsid w:val="072B7567"/>
    <w:rsid w:val="07C0FB12"/>
    <w:rsid w:val="07D344B2"/>
    <w:rsid w:val="07D5975F"/>
    <w:rsid w:val="07F0127B"/>
    <w:rsid w:val="07F58641"/>
    <w:rsid w:val="07F99028"/>
    <w:rsid w:val="07F9D9BB"/>
    <w:rsid w:val="080F7223"/>
    <w:rsid w:val="083A1B2A"/>
    <w:rsid w:val="08495DC3"/>
    <w:rsid w:val="084D3DDC"/>
    <w:rsid w:val="08551F97"/>
    <w:rsid w:val="0857D0D4"/>
    <w:rsid w:val="085B3BCF"/>
    <w:rsid w:val="087F1E00"/>
    <w:rsid w:val="089E9BBA"/>
    <w:rsid w:val="08EDE1C7"/>
    <w:rsid w:val="08FD83CD"/>
    <w:rsid w:val="09138F39"/>
    <w:rsid w:val="0926A0BD"/>
    <w:rsid w:val="093263CF"/>
    <w:rsid w:val="09331DC3"/>
    <w:rsid w:val="093FFEC1"/>
    <w:rsid w:val="09799453"/>
    <w:rsid w:val="097F2B5E"/>
    <w:rsid w:val="097FF61D"/>
    <w:rsid w:val="098E1E5C"/>
    <w:rsid w:val="098E9516"/>
    <w:rsid w:val="0999AB43"/>
    <w:rsid w:val="09BA847D"/>
    <w:rsid w:val="09D3EBAD"/>
    <w:rsid w:val="09E8C573"/>
    <w:rsid w:val="0A1EABB8"/>
    <w:rsid w:val="0A1ED48F"/>
    <w:rsid w:val="0A35F8EA"/>
    <w:rsid w:val="0A3738D1"/>
    <w:rsid w:val="0A37BEE8"/>
    <w:rsid w:val="0A3DB654"/>
    <w:rsid w:val="0A675CA3"/>
    <w:rsid w:val="0A760C6E"/>
    <w:rsid w:val="0A92CB8A"/>
    <w:rsid w:val="0A9F59D5"/>
    <w:rsid w:val="0AB9E23A"/>
    <w:rsid w:val="0ABD26F6"/>
    <w:rsid w:val="0AD5CEB6"/>
    <w:rsid w:val="0AD89008"/>
    <w:rsid w:val="0AE2BDFF"/>
    <w:rsid w:val="0AEC20EF"/>
    <w:rsid w:val="0AECF333"/>
    <w:rsid w:val="0AEE3724"/>
    <w:rsid w:val="0AF8BC75"/>
    <w:rsid w:val="0B069D72"/>
    <w:rsid w:val="0B09C29E"/>
    <w:rsid w:val="0B1BEECD"/>
    <w:rsid w:val="0B3ABD1C"/>
    <w:rsid w:val="0B426A4C"/>
    <w:rsid w:val="0B6A4187"/>
    <w:rsid w:val="0B781441"/>
    <w:rsid w:val="0B7BCB33"/>
    <w:rsid w:val="0B8D0B64"/>
    <w:rsid w:val="0B8F410C"/>
    <w:rsid w:val="0B92656F"/>
    <w:rsid w:val="0B9C299F"/>
    <w:rsid w:val="0BB814D5"/>
    <w:rsid w:val="0BE727DC"/>
    <w:rsid w:val="0BEF3665"/>
    <w:rsid w:val="0BF158BE"/>
    <w:rsid w:val="0C22A068"/>
    <w:rsid w:val="0C2CD531"/>
    <w:rsid w:val="0C2D611E"/>
    <w:rsid w:val="0C41B69A"/>
    <w:rsid w:val="0C9783F6"/>
    <w:rsid w:val="0CA8D138"/>
    <w:rsid w:val="0CB40B92"/>
    <w:rsid w:val="0CDF10D6"/>
    <w:rsid w:val="0CDF7BF1"/>
    <w:rsid w:val="0D0203FA"/>
    <w:rsid w:val="0D057414"/>
    <w:rsid w:val="0D0F6F15"/>
    <w:rsid w:val="0D6613F7"/>
    <w:rsid w:val="0D745BC6"/>
    <w:rsid w:val="0D77EB05"/>
    <w:rsid w:val="0D915793"/>
    <w:rsid w:val="0D94A6A5"/>
    <w:rsid w:val="0DA3EC91"/>
    <w:rsid w:val="0DA619C1"/>
    <w:rsid w:val="0DE911EF"/>
    <w:rsid w:val="0E09B6F6"/>
    <w:rsid w:val="0E1471F2"/>
    <w:rsid w:val="0E21B275"/>
    <w:rsid w:val="0E27E5F9"/>
    <w:rsid w:val="0E43B6A3"/>
    <w:rsid w:val="0E5054DA"/>
    <w:rsid w:val="0E7A34D6"/>
    <w:rsid w:val="0E7FE992"/>
    <w:rsid w:val="0EB3422F"/>
    <w:rsid w:val="0ED61BE2"/>
    <w:rsid w:val="0F053F74"/>
    <w:rsid w:val="0F13B633"/>
    <w:rsid w:val="0F35F1BC"/>
    <w:rsid w:val="0F512058"/>
    <w:rsid w:val="0F6C318A"/>
    <w:rsid w:val="0F79A76C"/>
    <w:rsid w:val="0F7AA0B2"/>
    <w:rsid w:val="0F7ABEF9"/>
    <w:rsid w:val="0F7FD714"/>
    <w:rsid w:val="0F83A624"/>
    <w:rsid w:val="0F971C8C"/>
    <w:rsid w:val="0FAD70A4"/>
    <w:rsid w:val="0FBC1B56"/>
    <w:rsid w:val="0FC3B65A"/>
    <w:rsid w:val="0FCBC42B"/>
    <w:rsid w:val="0FDF8704"/>
    <w:rsid w:val="0FE759D8"/>
    <w:rsid w:val="0FEE5C31"/>
    <w:rsid w:val="101C9102"/>
    <w:rsid w:val="10582D76"/>
    <w:rsid w:val="1061DAC6"/>
    <w:rsid w:val="1081BCA7"/>
    <w:rsid w:val="1093E15C"/>
    <w:rsid w:val="109D02CC"/>
    <w:rsid w:val="10CB279E"/>
    <w:rsid w:val="10D4522D"/>
    <w:rsid w:val="10EDAD9E"/>
    <w:rsid w:val="1110EAAE"/>
    <w:rsid w:val="1113612A"/>
    <w:rsid w:val="1115B3FE"/>
    <w:rsid w:val="113E2FD8"/>
    <w:rsid w:val="1159102C"/>
    <w:rsid w:val="115D8A44"/>
    <w:rsid w:val="117C425B"/>
    <w:rsid w:val="11869CD3"/>
    <w:rsid w:val="11890934"/>
    <w:rsid w:val="118B0AC0"/>
    <w:rsid w:val="11931393"/>
    <w:rsid w:val="11B281F9"/>
    <w:rsid w:val="11BB76E8"/>
    <w:rsid w:val="11C05AAE"/>
    <w:rsid w:val="11F3D758"/>
    <w:rsid w:val="11FE39D6"/>
    <w:rsid w:val="1222B2F4"/>
    <w:rsid w:val="122A1E03"/>
    <w:rsid w:val="123EAF0E"/>
    <w:rsid w:val="125106A2"/>
    <w:rsid w:val="125560AC"/>
    <w:rsid w:val="126D6102"/>
    <w:rsid w:val="126DCE0F"/>
    <w:rsid w:val="1292FB3A"/>
    <w:rsid w:val="12A5D611"/>
    <w:rsid w:val="12A96B81"/>
    <w:rsid w:val="12B4E8F6"/>
    <w:rsid w:val="12BD4BD7"/>
    <w:rsid w:val="12CCBA11"/>
    <w:rsid w:val="12D72B76"/>
    <w:rsid w:val="12EAA245"/>
    <w:rsid w:val="12F87CD5"/>
    <w:rsid w:val="13077CC0"/>
    <w:rsid w:val="1323C19A"/>
    <w:rsid w:val="133940F3"/>
    <w:rsid w:val="134E525A"/>
    <w:rsid w:val="134E8981"/>
    <w:rsid w:val="1361C411"/>
    <w:rsid w:val="137745EC"/>
    <w:rsid w:val="138FA7B9"/>
    <w:rsid w:val="139DCEB5"/>
    <w:rsid w:val="139FB291"/>
    <w:rsid w:val="13B00F84"/>
    <w:rsid w:val="13C7A123"/>
    <w:rsid w:val="13D2853E"/>
    <w:rsid w:val="13E1BD2A"/>
    <w:rsid w:val="13F77476"/>
    <w:rsid w:val="13F7D5D1"/>
    <w:rsid w:val="14031D19"/>
    <w:rsid w:val="14043EE1"/>
    <w:rsid w:val="14146810"/>
    <w:rsid w:val="141FED12"/>
    <w:rsid w:val="1437088B"/>
    <w:rsid w:val="14665AFC"/>
    <w:rsid w:val="14751676"/>
    <w:rsid w:val="1483B376"/>
    <w:rsid w:val="14914499"/>
    <w:rsid w:val="1496AEDA"/>
    <w:rsid w:val="149BAA37"/>
    <w:rsid w:val="14B742B2"/>
    <w:rsid w:val="14B7A7B1"/>
    <w:rsid w:val="14BB492F"/>
    <w:rsid w:val="14BB4CDE"/>
    <w:rsid w:val="14CCA674"/>
    <w:rsid w:val="14E612A6"/>
    <w:rsid w:val="14E7894A"/>
    <w:rsid w:val="14F7D384"/>
    <w:rsid w:val="14FC198A"/>
    <w:rsid w:val="150A9EC6"/>
    <w:rsid w:val="150F6669"/>
    <w:rsid w:val="1534FC2D"/>
    <w:rsid w:val="15365276"/>
    <w:rsid w:val="155A7CFD"/>
    <w:rsid w:val="15609274"/>
    <w:rsid w:val="15652247"/>
    <w:rsid w:val="1569D8C9"/>
    <w:rsid w:val="1580CCC8"/>
    <w:rsid w:val="1581A259"/>
    <w:rsid w:val="15850125"/>
    <w:rsid w:val="15A9557C"/>
    <w:rsid w:val="15FAE5FE"/>
    <w:rsid w:val="15FC3A41"/>
    <w:rsid w:val="1614BA1B"/>
    <w:rsid w:val="16206EE3"/>
    <w:rsid w:val="163453E2"/>
    <w:rsid w:val="16354CF6"/>
    <w:rsid w:val="1636CED8"/>
    <w:rsid w:val="1641C57B"/>
    <w:rsid w:val="16472E6C"/>
    <w:rsid w:val="16538592"/>
    <w:rsid w:val="16A1AE7A"/>
    <w:rsid w:val="16A300EB"/>
    <w:rsid w:val="16B22AF9"/>
    <w:rsid w:val="16B910A5"/>
    <w:rsid w:val="16BBD1DD"/>
    <w:rsid w:val="16CEC30D"/>
    <w:rsid w:val="16D79B4C"/>
    <w:rsid w:val="16E6BD5F"/>
    <w:rsid w:val="16EC3B61"/>
    <w:rsid w:val="16F0CB7E"/>
    <w:rsid w:val="17057AE2"/>
    <w:rsid w:val="1705F1A3"/>
    <w:rsid w:val="17061D32"/>
    <w:rsid w:val="170F00E2"/>
    <w:rsid w:val="17108443"/>
    <w:rsid w:val="1713284F"/>
    <w:rsid w:val="174C5CC3"/>
    <w:rsid w:val="1755D49C"/>
    <w:rsid w:val="17678915"/>
    <w:rsid w:val="1785EBD6"/>
    <w:rsid w:val="17AA835D"/>
    <w:rsid w:val="17AC3B54"/>
    <w:rsid w:val="17AE1063"/>
    <w:rsid w:val="17BFFED6"/>
    <w:rsid w:val="17C4AC6C"/>
    <w:rsid w:val="17CEC83F"/>
    <w:rsid w:val="17D29F39"/>
    <w:rsid w:val="17D557D9"/>
    <w:rsid w:val="17D6A4BC"/>
    <w:rsid w:val="17D7A0D6"/>
    <w:rsid w:val="17D8C505"/>
    <w:rsid w:val="17DCAB7D"/>
    <w:rsid w:val="17DE50BB"/>
    <w:rsid w:val="17FF1561"/>
    <w:rsid w:val="18099C84"/>
    <w:rsid w:val="1858373C"/>
    <w:rsid w:val="18591602"/>
    <w:rsid w:val="1863C7A0"/>
    <w:rsid w:val="1867232B"/>
    <w:rsid w:val="186A936E"/>
    <w:rsid w:val="18828DC0"/>
    <w:rsid w:val="18841D05"/>
    <w:rsid w:val="189E2B6F"/>
    <w:rsid w:val="189E3D91"/>
    <w:rsid w:val="18AF4449"/>
    <w:rsid w:val="18CF2C01"/>
    <w:rsid w:val="18D0E2FF"/>
    <w:rsid w:val="18DE42B0"/>
    <w:rsid w:val="18FEDD00"/>
    <w:rsid w:val="190B3242"/>
    <w:rsid w:val="19301463"/>
    <w:rsid w:val="1955D72E"/>
    <w:rsid w:val="1976C7B2"/>
    <w:rsid w:val="197E6694"/>
    <w:rsid w:val="1983047C"/>
    <w:rsid w:val="19B8F6F8"/>
    <w:rsid w:val="19BACB0C"/>
    <w:rsid w:val="19F22C2D"/>
    <w:rsid w:val="1A13B63A"/>
    <w:rsid w:val="1A180BEA"/>
    <w:rsid w:val="1A2C3FF7"/>
    <w:rsid w:val="1A37E462"/>
    <w:rsid w:val="1A39FBD0"/>
    <w:rsid w:val="1A593640"/>
    <w:rsid w:val="1A66EA20"/>
    <w:rsid w:val="1A67825F"/>
    <w:rsid w:val="1A79131C"/>
    <w:rsid w:val="1A7BB9CE"/>
    <w:rsid w:val="1A80CE83"/>
    <w:rsid w:val="1A83A2E2"/>
    <w:rsid w:val="1A964157"/>
    <w:rsid w:val="1A9FECF4"/>
    <w:rsid w:val="1AC32850"/>
    <w:rsid w:val="1ACB620F"/>
    <w:rsid w:val="1AD45214"/>
    <w:rsid w:val="1ADC62DA"/>
    <w:rsid w:val="1ADCB701"/>
    <w:rsid w:val="1AE50986"/>
    <w:rsid w:val="1AEFB840"/>
    <w:rsid w:val="1B176A86"/>
    <w:rsid w:val="1B3A992A"/>
    <w:rsid w:val="1B407805"/>
    <w:rsid w:val="1B50C674"/>
    <w:rsid w:val="1B750F99"/>
    <w:rsid w:val="1B7DCA16"/>
    <w:rsid w:val="1B818040"/>
    <w:rsid w:val="1B9333F3"/>
    <w:rsid w:val="1B9F69FF"/>
    <w:rsid w:val="1BAEDF5E"/>
    <w:rsid w:val="1BAFD11C"/>
    <w:rsid w:val="1BB0578E"/>
    <w:rsid w:val="1BE85CD7"/>
    <w:rsid w:val="1C07A3EC"/>
    <w:rsid w:val="1C1BD58E"/>
    <w:rsid w:val="1C1DD65F"/>
    <w:rsid w:val="1C3A4227"/>
    <w:rsid w:val="1C3FA3D6"/>
    <w:rsid w:val="1C4B5C86"/>
    <w:rsid w:val="1C55CCF2"/>
    <w:rsid w:val="1C56B059"/>
    <w:rsid w:val="1C79C146"/>
    <w:rsid w:val="1C875997"/>
    <w:rsid w:val="1CB2D094"/>
    <w:rsid w:val="1CCE309B"/>
    <w:rsid w:val="1CCE9B84"/>
    <w:rsid w:val="1CD8D75E"/>
    <w:rsid w:val="1CF11FB2"/>
    <w:rsid w:val="1CF67599"/>
    <w:rsid w:val="1D0EE8FB"/>
    <w:rsid w:val="1D3A4E97"/>
    <w:rsid w:val="1D3B5C0B"/>
    <w:rsid w:val="1D501772"/>
    <w:rsid w:val="1D509C86"/>
    <w:rsid w:val="1D5B7CE5"/>
    <w:rsid w:val="1D5EBB50"/>
    <w:rsid w:val="1D62A2F0"/>
    <w:rsid w:val="1D663B7C"/>
    <w:rsid w:val="1D91E707"/>
    <w:rsid w:val="1DA221F9"/>
    <w:rsid w:val="1DA8A64F"/>
    <w:rsid w:val="1DB6178A"/>
    <w:rsid w:val="1DB7210C"/>
    <w:rsid w:val="1DD77321"/>
    <w:rsid w:val="1DEAE8C8"/>
    <w:rsid w:val="1DEBC955"/>
    <w:rsid w:val="1E0CC3F8"/>
    <w:rsid w:val="1E0EF3AD"/>
    <w:rsid w:val="1E2424C5"/>
    <w:rsid w:val="1E2DC4FA"/>
    <w:rsid w:val="1E3C8D66"/>
    <w:rsid w:val="1E51D7B7"/>
    <w:rsid w:val="1E7424E9"/>
    <w:rsid w:val="1E7A26DE"/>
    <w:rsid w:val="1E7B7813"/>
    <w:rsid w:val="1E970EEB"/>
    <w:rsid w:val="1E9F12F7"/>
    <w:rsid w:val="1EAD719A"/>
    <w:rsid w:val="1ECF6646"/>
    <w:rsid w:val="1ED41443"/>
    <w:rsid w:val="1EDAF5EB"/>
    <w:rsid w:val="1EEC1C58"/>
    <w:rsid w:val="1EFBFCA6"/>
    <w:rsid w:val="1F0A50F9"/>
    <w:rsid w:val="1F3328BA"/>
    <w:rsid w:val="1F3C0817"/>
    <w:rsid w:val="1F84FB7B"/>
    <w:rsid w:val="1F8640E4"/>
    <w:rsid w:val="1F964D70"/>
    <w:rsid w:val="1FC5B529"/>
    <w:rsid w:val="1FC78E0C"/>
    <w:rsid w:val="1FCAE1A1"/>
    <w:rsid w:val="1FDD2999"/>
    <w:rsid w:val="1FFCCCE6"/>
    <w:rsid w:val="200F59A1"/>
    <w:rsid w:val="2022958F"/>
    <w:rsid w:val="203681BA"/>
    <w:rsid w:val="206F6884"/>
    <w:rsid w:val="20723D7D"/>
    <w:rsid w:val="20940B92"/>
    <w:rsid w:val="20AF2319"/>
    <w:rsid w:val="20B4B1C4"/>
    <w:rsid w:val="20B8B75A"/>
    <w:rsid w:val="20D2F52A"/>
    <w:rsid w:val="20D55806"/>
    <w:rsid w:val="20DB0DDA"/>
    <w:rsid w:val="20EB9CED"/>
    <w:rsid w:val="212C45B8"/>
    <w:rsid w:val="2163218A"/>
    <w:rsid w:val="216420E7"/>
    <w:rsid w:val="21699853"/>
    <w:rsid w:val="217DA9EC"/>
    <w:rsid w:val="21843AC2"/>
    <w:rsid w:val="218564C4"/>
    <w:rsid w:val="2186E09A"/>
    <w:rsid w:val="2187B822"/>
    <w:rsid w:val="21883DA8"/>
    <w:rsid w:val="219D14F7"/>
    <w:rsid w:val="21BB76BF"/>
    <w:rsid w:val="21C8BB98"/>
    <w:rsid w:val="21EDF6E7"/>
    <w:rsid w:val="22200A12"/>
    <w:rsid w:val="22291C2C"/>
    <w:rsid w:val="22589351"/>
    <w:rsid w:val="22695F0F"/>
    <w:rsid w:val="2275931C"/>
    <w:rsid w:val="22839ADD"/>
    <w:rsid w:val="228DEDDF"/>
    <w:rsid w:val="22AF9FF1"/>
    <w:rsid w:val="22BEB473"/>
    <w:rsid w:val="22D08F6E"/>
    <w:rsid w:val="22E50763"/>
    <w:rsid w:val="22F18B44"/>
    <w:rsid w:val="22F3356D"/>
    <w:rsid w:val="22F93ED9"/>
    <w:rsid w:val="230BB4C8"/>
    <w:rsid w:val="23253B9A"/>
    <w:rsid w:val="23323186"/>
    <w:rsid w:val="23353689"/>
    <w:rsid w:val="23467749"/>
    <w:rsid w:val="2346B0E1"/>
    <w:rsid w:val="234FF6EC"/>
    <w:rsid w:val="2352138B"/>
    <w:rsid w:val="2366FAD0"/>
    <w:rsid w:val="23689228"/>
    <w:rsid w:val="2369984D"/>
    <w:rsid w:val="238AC1DC"/>
    <w:rsid w:val="238B9216"/>
    <w:rsid w:val="2395B805"/>
    <w:rsid w:val="2396CD34"/>
    <w:rsid w:val="239D4328"/>
    <w:rsid w:val="23C3CA19"/>
    <w:rsid w:val="23CAD58D"/>
    <w:rsid w:val="24117F5C"/>
    <w:rsid w:val="2421F979"/>
    <w:rsid w:val="245C6D76"/>
    <w:rsid w:val="246203DE"/>
    <w:rsid w:val="24758479"/>
    <w:rsid w:val="2476E73D"/>
    <w:rsid w:val="2494CAF1"/>
    <w:rsid w:val="24964A13"/>
    <w:rsid w:val="249AFF2F"/>
    <w:rsid w:val="24D3D59B"/>
    <w:rsid w:val="24D49B5B"/>
    <w:rsid w:val="250CE29E"/>
    <w:rsid w:val="2517DA50"/>
    <w:rsid w:val="2537B654"/>
    <w:rsid w:val="253ADC35"/>
    <w:rsid w:val="2546190D"/>
    <w:rsid w:val="25488D19"/>
    <w:rsid w:val="2556AEA9"/>
    <w:rsid w:val="2557EBD2"/>
    <w:rsid w:val="256E285E"/>
    <w:rsid w:val="257B4E54"/>
    <w:rsid w:val="25BBA19A"/>
    <w:rsid w:val="25C395D5"/>
    <w:rsid w:val="25EAE318"/>
    <w:rsid w:val="25F1B743"/>
    <w:rsid w:val="25F3F34A"/>
    <w:rsid w:val="25F6698A"/>
    <w:rsid w:val="260240B1"/>
    <w:rsid w:val="26077B2F"/>
    <w:rsid w:val="2612FDE9"/>
    <w:rsid w:val="26176996"/>
    <w:rsid w:val="2617CA1D"/>
    <w:rsid w:val="264B963B"/>
    <w:rsid w:val="266873DF"/>
    <w:rsid w:val="2688B99D"/>
    <w:rsid w:val="2698B405"/>
    <w:rsid w:val="26AE2849"/>
    <w:rsid w:val="26B7EB71"/>
    <w:rsid w:val="26BD379F"/>
    <w:rsid w:val="26CE0BF7"/>
    <w:rsid w:val="26D60C4D"/>
    <w:rsid w:val="26ECD45D"/>
    <w:rsid w:val="26FED356"/>
    <w:rsid w:val="2701A537"/>
    <w:rsid w:val="2704CCBB"/>
    <w:rsid w:val="270884B5"/>
    <w:rsid w:val="270A4CB1"/>
    <w:rsid w:val="27132C9B"/>
    <w:rsid w:val="271DD816"/>
    <w:rsid w:val="2730570D"/>
    <w:rsid w:val="2732BF26"/>
    <w:rsid w:val="2757F806"/>
    <w:rsid w:val="275F8761"/>
    <w:rsid w:val="276DA367"/>
    <w:rsid w:val="277331C4"/>
    <w:rsid w:val="278069B4"/>
    <w:rsid w:val="278DF361"/>
    <w:rsid w:val="27A15F55"/>
    <w:rsid w:val="27A60583"/>
    <w:rsid w:val="27A65BB6"/>
    <w:rsid w:val="27BE7040"/>
    <w:rsid w:val="27DA1296"/>
    <w:rsid w:val="27F0BD26"/>
    <w:rsid w:val="2806271D"/>
    <w:rsid w:val="281A6B00"/>
    <w:rsid w:val="2827B0C6"/>
    <w:rsid w:val="28319085"/>
    <w:rsid w:val="2832E237"/>
    <w:rsid w:val="2839B980"/>
    <w:rsid w:val="283F9092"/>
    <w:rsid w:val="28A57D34"/>
    <w:rsid w:val="28AB925F"/>
    <w:rsid w:val="28D8828A"/>
    <w:rsid w:val="28DC423F"/>
    <w:rsid w:val="28E65396"/>
    <w:rsid w:val="28FC1B01"/>
    <w:rsid w:val="29014003"/>
    <w:rsid w:val="291BC98F"/>
    <w:rsid w:val="291DACB2"/>
    <w:rsid w:val="292A2E6F"/>
    <w:rsid w:val="292E430C"/>
    <w:rsid w:val="292F8D52"/>
    <w:rsid w:val="29331FE6"/>
    <w:rsid w:val="294592AE"/>
    <w:rsid w:val="296CCB95"/>
    <w:rsid w:val="296E02DC"/>
    <w:rsid w:val="2972FF5E"/>
    <w:rsid w:val="2981CC96"/>
    <w:rsid w:val="29B98CA1"/>
    <w:rsid w:val="29BB2F78"/>
    <w:rsid w:val="29CAD5ED"/>
    <w:rsid w:val="2A0E3107"/>
    <w:rsid w:val="2A0E4090"/>
    <w:rsid w:val="2A14639A"/>
    <w:rsid w:val="2A201D9C"/>
    <w:rsid w:val="2A2F1093"/>
    <w:rsid w:val="2A3C6D7D"/>
    <w:rsid w:val="2A41ED73"/>
    <w:rsid w:val="2A4378A4"/>
    <w:rsid w:val="2A4D2761"/>
    <w:rsid w:val="2A5EC7DA"/>
    <w:rsid w:val="2A5F2DFA"/>
    <w:rsid w:val="2A7A3546"/>
    <w:rsid w:val="2A80A501"/>
    <w:rsid w:val="2A8C3C87"/>
    <w:rsid w:val="2AAD7378"/>
    <w:rsid w:val="2AEDE257"/>
    <w:rsid w:val="2B1A8B4E"/>
    <w:rsid w:val="2B21BDE8"/>
    <w:rsid w:val="2B2E03FB"/>
    <w:rsid w:val="2B503A66"/>
    <w:rsid w:val="2B56C453"/>
    <w:rsid w:val="2B5E4D32"/>
    <w:rsid w:val="2B631CFD"/>
    <w:rsid w:val="2B691820"/>
    <w:rsid w:val="2B70B9AE"/>
    <w:rsid w:val="2B9A809A"/>
    <w:rsid w:val="2BC83E7B"/>
    <w:rsid w:val="2BCEAF45"/>
    <w:rsid w:val="2BDDAE4A"/>
    <w:rsid w:val="2BE3B35A"/>
    <w:rsid w:val="2C10016E"/>
    <w:rsid w:val="2C22A166"/>
    <w:rsid w:val="2C33CE81"/>
    <w:rsid w:val="2C434062"/>
    <w:rsid w:val="2C584A8E"/>
    <w:rsid w:val="2C5EB584"/>
    <w:rsid w:val="2C71A461"/>
    <w:rsid w:val="2C79C283"/>
    <w:rsid w:val="2C8CE8B7"/>
    <w:rsid w:val="2CA2D8BF"/>
    <w:rsid w:val="2CC3E26B"/>
    <w:rsid w:val="2CD14C37"/>
    <w:rsid w:val="2CDDAB2D"/>
    <w:rsid w:val="2CEC0AC7"/>
    <w:rsid w:val="2D3D3E21"/>
    <w:rsid w:val="2D42EE07"/>
    <w:rsid w:val="2D4B2970"/>
    <w:rsid w:val="2D77229E"/>
    <w:rsid w:val="2D88ECCC"/>
    <w:rsid w:val="2D9D4925"/>
    <w:rsid w:val="2DA24830"/>
    <w:rsid w:val="2DAD8FE6"/>
    <w:rsid w:val="2DB8CC70"/>
    <w:rsid w:val="2E0B2223"/>
    <w:rsid w:val="2E3188EE"/>
    <w:rsid w:val="2E33B01D"/>
    <w:rsid w:val="2E36BFC1"/>
    <w:rsid w:val="2E3CED82"/>
    <w:rsid w:val="2E652DC2"/>
    <w:rsid w:val="2E6CC5E4"/>
    <w:rsid w:val="2E6D1C98"/>
    <w:rsid w:val="2E7B8D48"/>
    <w:rsid w:val="2E7EAC9C"/>
    <w:rsid w:val="2E95A346"/>
    <w:rsid w:val="2E96A2AB"/>
    <w:rsid w:val="2EA191C8"/>
    <w:rsid w:val="2EA6E44B"/>
    <w:rsid w:val="2EAC83E1"/>
    <w:rsid w:val="2EB0E1BB"/>
    <w:rsid w:val="2EBAB4C1"/>
    <w:rsid w:val="2F014651"/>
    <w:rsid w:val="2F029922"/>
    <w:rsid w:val="2F17C6C5"/>
    <w:rsid w:val="2F1F4F7B"/>
    <w:rsid w:val="2F2E4877"/>
    <w:rsid w:val="2F421837"/>
    <w:rsid w:val="2F429617"/>
    <w:rsid w:val="2F64471A"/>
    <w:rsid w:val="2F68623C"/>
    <w:rsid w:val="2F7B86D2"/>
    <w:rsid w:val="2F7D6F77"/>
    <w:rsid w:val="2F9348DD"/>
    <w:rsid w:val="2FA4C08A"/>
    <w:rsid w:val="2FCF00EE"/>
    <w:rsid w:val="2FD5317F"/>
    <w:rsid w:val="2FE8A400"/>
    <w:rsid w:val="2FF5BD03"/>
    <w:rsid w:val="2FFBC26E"/>
    <w:rsid w:val="30006DEF"/>
    <w:rsid w:val="30081495"/>
    <w:rsid w:val="3031BE55"/>
    <w:rsid w:val="30755B24"/>
    <w:rsid w:val="30942575"/>
    <w:rsid w:val="30ABB0F5"/>
    <w:rsid w:val="30ADA648"/>
    <w:rsid w:val="30BB6842"/>
    <w:rsid w:val="30DAA689"/>
    <w:rsid w:val="30F86228"/>
    <w:rsid w:val="30FC3307"/>
    <w:rsid w:val="31146BB2"/>
    <w:rsid w:val="3138D01F"/>
    <w:rsid w:val="31652D34"/>
    <w:rsid w:val="31768313"/>
    <w:rsid w:val="319675C1"/>
    <w:rsid w:val="31A7DA05"/>
    <w:rsid w:val="31B341D7"/>
    <w:rsid w:val="31BC300E"/>
    <w:rsid w:val="31C0C9C2"/>
    <w:rsid w:val="31D53670"/>
    <w:rsid w:val="3211627F"/>
    <w:rsid w:val="321DBB19"/>
    <w:rsid w:val="321E8A73"/>
    <w:rsid w:val="322C5166"/>
    <w:rsid w:val="323BF645"/>
    <w:rsid w:val="3243CAAA"/>
    <w:rsid w:val="324DC3D9"/>
    <w:rsid w:val="325D8CE8"/>
    <w:rsid w:val="326BCFFF"/>
    <w:rsid w:val="329862F2"/>
    <w:rsid w:val="329DD60D"/>
    <w:rsid w:val="329F5158"/>
    <w:rsid w:val="32A12027"/>
    <w:rsid w:val="32CA5650"/>
    <w:rsid w:val="32DF19CE"/>
    <w:rsid w:val="32FA333C"/>
    <w:rsid w:val="33146E07"/>
    <w:rsid w:val="3315DD95"/>
    <w:rsid w:val="332FA66C"/>
    <w:rsid w:val="332FF73C"/>
    <w:rsid w:val="33381AD1"/>
    <w:rsid w:val="33470BB9"/>
    <w:rsid w:val="334B4B58"/>
    <w:rsid w:val="33593C93"/>
    <w:rsid w:val="335A9770"/>
    <w:rsid w:val="33619C92"/>
    <w:rsid w:val="336F1E5C"/>
    <w:rsid w:val="337436DF"/>
    <w:rsid w:val="3388D019"/>
    <w:rsid w:val="33B61C43"/>
    <w:rsid w:val="33C25596"/>
    <w:rsid w:val="33DFAC5B"/>
    <w:rsid w:val="33E8CFB9"/>
    <w:rsid w:val="33EC1088"/>
    <w:rsid w:val="34191ECE"/>
    <w:rsid w:val="343181AD"/>
    <w:rsid w:val="3440615F"/>
    <w:rsid w:val="34480D03"/>
    <w:rsid w:val="344FE18B"/>
    <w:rsid w:val="345130DC"/>
    <w:rsid w:val="345571ED"/>
    <w:rsid w:val="3455AE33"/>
    <w:rsid w:val="345DAE39"/>
    <w:rsid w:val="3468379B"/>
    <w:rsid w:val="34778B41"/>
    <w:rsid w:val="349395C9"/>
    <w:rsid w:val="349630CF"/>
    <w:rsid w:val="34C9901E"/>
    <w:rsid w:val="34EBF61F"/>
    <w:rsid w:val="34EC545B"/>
    <w:rsid w:val="34FFF106"/>
    <w:rsid w:val="35037AB4"/>
    <w:rsid w:val="351A22A7"/>
    <w:rsid w:val="35238DAA"/>
    <w:rsid w:val="352576C6"/>
    <w:rsid w:val="352B98E8"/>
    <w:rsid w:val="354DE745"/>
    <w:rsid w:val="355076BE"/>
    <w:rsid w:val="3550B26F"/>
    <w:rsid w:val="357D94CE"/>
    <w:rsid w:val="357E0A9A"/>
    <w:rsid w:val="35850F59"/>
    <w:rsid w:val="358D080B"/>
    <w:rsid w:val="359117C6"/>
    <w:rsid w:val="35E5E754"/>
    <w:rsid w:val="35EAC650"/>
    <w:rsid w:val="35EB0F91"/>
    <w:rsid w:val="35EF3AA8"/>
    <w:rsid w:val="360CD4C8"/>
    <w:rsid w:val="36159F54"/>
    <w:rsid w:val="362A59F7"/>
    <w:rsid w:val="363501BC"/>
    <w:rsid w:val="36365036"/>
    <w:rsid w:val="365D8D17"/>
    <w:rsid w:val="3675C8DB"/>
    <w:rsid w:val="368DD141"/>
    <w:rsid w:val="368F28FD"/>
    <w:rsid w:val="36929F8C"/>
    <w:rsid w:val="369F4B15"/>
    <w:rsid w:val="370B4E4D"/>
    <w:rsid w:val="37174D1D"/>
    <w:rsid w:val="371B783F"/>
    <w:rsid w:val="371BFF65"/>
    <w:rsid w:val="371F038B"/>
    <w:rsid w:val="37297627"/>
    <w:rsid w:val="376479AA"/>
    <w:rsid w:val="37785066"/>
    <w:rsid w:val="378A006A"/>
    <w:rsid w:val="37B320FE"/>
    <w:rsid w:val="37BD3898"/>
    <w:rsid w:val="37E1E274"/>
    <w:rsid w:val="37FEAEAE"/>
    <w:rsid w:val="381171A5"/>
    <w:rsid w:val="3819DF48"/>
    <w:rsid w:val="3821DF9C"/>
    <w:rsid w:val="3850C336"/>
    <w:rsid w:val="38541983"/>
    <w:rsid w:val="3856F34C"/>
    <w:rsid w:val="38593CC4"/>
    <w:rsid w:val="38671F6C"/>
    <w:rsid w:val="38792C89"/>
    <w:rsid w:val="387C61B9"/>
    <w:rsid w:val="38865BE9"/>
    <w:rsid w:val="389CAF1D"/>
    <w:rsid w:val="38A50D92"/>
    <w:rsid w:val="38CA43E2"/>
    <w:rsid w:val="39076A66"/>
    <w:rsid w:val="39453C55"/>
    <w:rsid w:val="394CF991"/>
    <w:rsid w:val="396C4BF5"/>
    <w:rsid w:val="396D60FF"/>
    <w:rsid w:val="39958729"/>
    <w:rsid w:val="39ADE3E1"/>
    <w:rsid w:val="39B10DDF"/>
    <w:rsid w:val="39E07F43"/>
    <w:rsid w:val="39E57227"/>
    <w:rsid w:val="39EE4EED"/>
    <w:rsid w:val="3A211D53"/>
    <w:rsid w:val="3A245E6E"/>
    <w:rsid w:val="3A2BFA38"/>
    <w:rsid w:val="3A3EE8E0"/>
    <w:rsid w:val="3A65388B"/>
    <w:rsid w:val="3A69FAD6"/>
    <w:rsid w:val="3A6E3496"/>
    <w:rsid w:val="3A77FE29"/>
    <w:rsid w:val="3A82FFAE"/>
    <w:rsid w:val="3A88F0CC"/>
    <w:rsid w:val="3AEC2AE7"/>
    <w:rsid w:val="3AEFC44A"/>
    <w:rsid w:val="3AFE10CB"/>
    <w:rsid w:val="3AFE5C85"/>
    <w:rsid w:val="3B02D74D"/>
    <w:rsid w:val="3B1E35D7"/>
    <w:rsid w:val="3B26A083"/>
    <w:rsid w:val="3B271D66"/>
    <w:rsid w:val="3B3FC01B"/>
    <w:rsid w:val="3B514D0F"/>
    <w:rsid w:val="3B52474B"/>
    <w:rsid w:val="3B625BF1"/>
    <w:rsid w:val="3B6314C3"/>
    <w:rsid w:val="3B6914B7"/>
    <w:rsid w:val="3B80D994"/>
    <w:rsid w:val="3B90E753"/>
    <w:rsid w:val="3B98B95A"/>
    <w:rsid w:val="3BA50F08"/>
    <w:rsid w:val="3BB5155B"/>
    <w:rsid w:val="3BC168E7"/>
    <w:rsid w:val="3C136521"/>
    <w:rsid w:val="3C219683"/>
    <w:rsid w:val="3C2B45B8"/>
    <w:rsid w:val="3C31F451"/>
    <w:rsid w:val="3C5205BA"/>
    <w:rsid w:val="3C626641"/>
    <w:rsid w:val="3CAABD24"/>
    <w:rsid w:val="3CC21D98"/>
    <w:rsid w:val="3CD62232"/>
    <w:rsid w:val="3CE6F64E"/>
    <w:rsid w:val="3CF3559E"/>
    <w:rsid w:val="3D2491B3"/>
    <w:rsid w:val="3D2EFDEA"/>
    <w:rsid w:val="3D40A4AF"/>
    <w:rsid w:val="3D59F1CA"/>
    <w:rsid w:val="3D6663B9"/>
    <w:rsid w:val="3D6F416C"/>
    <w:rsid w:val="3D72FDCD"/>
    <w:rsid w:val="3D76A9DA"/>
    <w:rsid w:val="3D7CC910"/>
    <w:rsid w:val="3D800ED9"/>
    <w:rsid w:val="3D8B027C"/>
    <w:rsid w:val="3D9D950B"/>
    <w:rsid w:val="3DB1AA27"/>
    <w:rsid w:val="3DB8E0E8"/>
    <w:rsid w:val="3DC5DF82"/>
    <w:rsid w:val="3DD6C4A5"/>
    <w:rsid w:val="3DE10A7B"/>
    <w:rsid w:val="3DE3605D"/>
    <w:rsid w:val="3E0C3C0B"/>
    <w:rsid w:val="3E3BA3C3"/>
    <w:rsid w:val="3E4306B6"/>
    <w:rsid w:val="3E4CD441"/>
    <w:rsid w:val="3E6D2811"/>
    <w:rsid w:val="3E819036"/>
    <w:rsid w:val="3E8BDC33"/>
    <w:rsid w:val="3EC76432"/>
    <w:rsid w:val="3ECEB3ED"/>
    <w:rsid w:val="3ED524DA"/>
    <w:rsid w:val="3EEC53F2"/>
    <w:rsid w:val="3F17C797"/>
    <w:rsid w:val="3F270A30"/>
    <w:rsid w:val="3F329FD5"/>
    <w:rsid w:val="3F562202"/>
    <w:rsid w:val="3F7003D3"/>
    <w:rsid w:val="3F785378"/>
    <w:rsid w:val="3F891A53"/>
    <w:rsid w:val="3F951AF0"/>
    <w:rsid w:val="3FAF06E5"/>
    <w:rsid w:val="3FEAC437"/>
    <w:rsid w:val="403BDC6D"/>
    <w:rsid w:val="403C663F"/>
    <w:rsid w:val="404B1C2F"/>
    <w:rsid w:val="40547E38"/>
    <w:rsid w:val="405ACA84"/>
    <w:rsid w:val="4069DAE3"/>
    <w:rsid w:val="40709564"/>
    <w:rsid w:val="40761F7F"/>
    <w:rsid w:val="409122FA"/>
    <w:rsid w:val="40A67F94"/>
    <w:rsid w:val="40B47BFB"/>
    <w:rsid w:val="40D43884"/>
    <w:rsid w:val="40D7E931"/>
    <w:rsid w:val="40E200EA"/>
    <w:rsid w:val="40E998CB"/>
    <w:rsid w:val="41056574"/>
    <w:rsid w:val="41094A7E"/>
    <w:rsid w:val="410DF7D5"/>
    <w:rsid w:val="412E3DA6"/>
    <w:rsid w:val="4158B2E1"/>
    <w:rsid w:val="419B38EB"/>
    <w:rsid w:val="419E8E05"/>
    <w:rsid w:val="41A1E35F"/>
    <w:rsid w:val="41B776E9"/>
    <w:rsid w:val="41C04AD9"/>
    <w:rsid w:val="41E04C8E"/>
    <w:rsid w:val="42236591"/>
    <w:rsid w:val="42259407"/>
    <w:rsid w:val="4234F3DF"/>
    <w:rsid w:val="424590DA"/>
    <w:rsid w:val="4267F2C3"/>
    <w:rsid w:val="426DD988"/>
    <w:rsid w:val="42762689"/>
    <w:rsid w:val="4292C3F7"/>
    <w:rsid w:val="42C62271"/>
    <w:rsid w:val="42DFCAAA"/>
    <w:rsid w:val="42E6E81C"/>
    <w:rsid w:val="42E72034"/>
    <w:rsid w:val="42E8FAEF"/>
    <w:rsid w:val="430CC8C6"/>
    <w:rsid w:val="430DE932"/>
    <w:rsid w:val="435311F7"/>
    <w:rsid w:val="43571982"/>
    <w:rsid w:val="43677766"/>
    <w:rsid w:val="43759469"/>
    <w:rsid w:val="43944687"/>
    <w:rsid w:val="4394FA73"/>
    <w:rsid w:val="43BC029B"/>
    <w:rsid w:val="43FD0ED9"/>
    <w:rsid w:val="4406FECE"/>
    <w:rsid w:val="441556F3"/>
    <w:rsid w:val="4416AAB5"/>
    <w:rsid w:val="44170D5A"/>
    <w:rsid w:val="442C703A"/>
    <w:rsid w:val="442DD173"/>
    <w:rsid w:val="443B3E36"/>
    <w:rsid w:val="44576B0F"/>
    <w:rsid w:val="4459A206"/>
    <w:rsid w:val="447AC7B7"/>
    <w:rsid w:val="448CEA36"/>
    <w:rsid w:val="44A9B993"/>
    <w:rsid w:val="44B34443"/>
    <w:rsid w:val="44B7E731"/>
    <w:rsid w:val="44F94C6C"/>
    <w:rsid w:val="44FF858D"/>
    <w:rsid w:val="4500B97C"/>
    <w:rsid w:val="4501A0E5"/>
    <w:rsid w:val="4507D7BA"/>
    <w:rsid w:val="4511AEAE"/>
    <w:rsid w:val="45577860"/>
    <w:rsid w:val="4559C0D2"/>
    <w:rsid w:val="455B0653"/>
    <w:rsid w:val="457DF09F"/>
    <w:rsid w:val="457EA4F9"/>
    <w:rsid w:val="45910CAA"/>
    <w:rsid w:val="45978CFA"/>
    <w:rsid w:val="45CD2733"/>
    <w:rsid w:val="45F8AFC3"/>
    <w:rsid w:val="45FF737B"/>
    <w:rsid w:val="461EBCDD"/>
    <w:rsid w:val="46247C0B"/>
    <w:rsid w:val="462E7896"/>
    <w:rsid w:val="46374337"/>
    <w:rsid w:val="463B1DDF"/>
    <w:rsid w:val="465ECDFC"/>
    <w:rsid w:val="4664B3F8"/>
    <w:rsid w:val="469E7559"/>
    <w:rsid w:val="46B5F0BE"/>
    <w:rsid w:val="46B879ED"/>
    <w:rsid w:val="46B98EAB"/>
    <w:rsid w:val="46E3E376"/>
    <w:rsid w:val="46EFCEFF"/>
    <w:rsid w:val="46F6D6B4"/>
    <w:rsid w:val="471A6338"/>
    <w:rsid w:val="4724895D"/>
    <w:rsid w:val="4725DB83"/>
    <w:rsid w:val="47347457"/>
    <w:rsid w:val="477AE58C"/>
    <w:rsid w:val="47813CD6"/>
    <w:rsid w:val="478399B4"/>
    <w:rsid w:val="478D7429"/>
    <w:rsid w:val="478F2BC9"/>
    <w:rsid w:val="47968E04"/>
    <w:rsid w:val="47D68BA0"/>
    <w:rsid w:val="47DF0DF8"/>
    <w:rsid w:val="47F7D162"/>
    <w:rsid w:val="4801C58D"/>
    <w:rsid w:val="481F3457"/>
    <w:rsid w:val="484FE669"/>
    <w:rsid w:val="48697BCD"/>
    <w:rsid w:val="487CDFD6"/>
    <w:rsid w:val="48B5B074"/>
    <w:rsid w:val="48CE2B85"/>
    <w:rsid w:val="48E85628"/>
    <w:rsid w:val="491BDF5C"/>
    <w:rsid w:val="49237244"/>
    <w:rsid w:val="494237B0"/>
    <w:rsid w:val="494A26AF"/>
    <w:rsid w:val="495081BE"/>
    <w:rsid w:val="497A9AC9"/>
    <w:rsid w:val="498E56E9"/>
    <w:rsid w:val="499DF0AD"/>
    <w:rsid w:val="49A0C91F"/>
    <w:rsid w:val="49A5700C"/>
    <w:rsid w:val="49AFDC1D"/>
    <w:rsid w:val="49BE7689"/>
    <w:rsid w:val="49DAF71E"/>
    <w:rsid w:val="49FD99FF"/>
    <w:rsid w:val="4A3D7A9E"/>
    <w:rsid w:val="4A43660E"/>
    <w:rsid w:val="4A47578C"/>
    <w:rsid w:val="4A48E87A"/>
    <w:rsid w:val="4A5180D5"/>
    <w:rsid w:val="4A5BED3C"/>
    <w:rsid w:val="4A63F5BD"/>
    <w:rsid w:val="4A6483D3"/>
    <w:rsid w:val="4A725CD0"/>
    <w:rsid w:val="4A746DEB"/>
    <w:rsid w:val="4A75D40F"/>
    <w:rsid w:val="4A7663BD"/>
    <w:rsid w:val="4A84D61A"/>
    <w:rsid w:val="4A8B6130"/>
    <w:rsid w:val="4A8C11D5"/>
    <w:rsid w:val="4A96BE1B"/>
    <w:rsid w:val="4A9ECE3B"/>
    <w:rsid w:val="4AA946B0"/>
    <w:rsid w:val="4AAD1421"/>
    <w:rsid w:val="4AAFC859"/>
    <w:rsid w:val="4B024097"/>
    <w:rsid w:val="4B1A4B3B"/>
    <w:rsid w:val="4B31A659"/>
    <w:rsid w:val="4B40BB62"/>
    <w:rsid w:val="4B6C425D"/>
    <w:rsid w:val="4B783742"/>
    <w:rsid w:val="4B872607"/>
    <w:rsid w:val="4B8A35D5"/>
    <w:rsid w:val="4BC2342E"/>
    <w:rsid w:val="4BCA1CC9"/>
    <w:rsid w:val="4BCCE725"/>
    <w:rsid w:val="4BCFF7ED"/>
    <w:rsid w:val="4BD7FFCD"/>
    <w:rsid w:val="4BEC64DB"/>
    <w:rsid w:val="4C0162E6"/>
    <w:rsid w:val="4C092E63"/>
    <w:rsid w:val="4C100CA0"/>
    <w:rsid w:val="4C104DED"/>
    <w:rsid w:val="4C324F53"/>
    <w:rsid w:val="4C3F452B"/>
    <w:rsid w:val="4C44C1B0"/>
    <w:rsid w:val="4CAAC422"/>
    <w:rsid w:val="4CAF73A6"/>
    <w:rsid w:val="4CBA7CD7"/>
    <w:rsid w:val="4CBD964B"/>
    <w:rsid w:val="4CD552AA"/>
    <w:rsid w:val="4CEB8090"/>
    <w:rsid w:val="4D018D31"/>
    <w:rsid w:val="4D0B11CE"/>
    <w:rsid w:val="4D331C54"/>
    <w:rsid w:val="4D3403D7"/>
    <w:rsid w:val="4D398CDF"/>
    <w:rsid w:val="4D57C4DC"/>
    <w:rsid w:val="4D6BFF5F"/>
    <w:rsid w:val="4D858C63"/>
    <w:rsid w:val="4D9F5F09"/>
    <w:rsid w:val="4DB32B57"/>
    <w:rsid w:val="4DBCD21C"/>
    <w:rsid w:val="4DC1D273"/>
    <w:rsid w:val="4DC9C7AB"/>
    <w:rsid w:val="4DD0A125"/>
    <w:rsid w:val="4DD82E61"/>
    <w:rsid w:val="4DEF553E"/>
    <w:rsid w:val="4E11257F"/>
    <w:rsid w:val="4E138579"/>
    <w:rsid w:val="4E434960"/>
    <w:rsid w:val="4E4E86E3"/>
    <w:rsid w:val="4E4EFAB6"/>
    <w:rsid w:val="4E52D705"/>
    <w:rsid w:val="4E5539D6"/>
    <w:rsid w:val="4E59724B"/>
    <w:rsid w:val="4E6E9693"/>
    <w:rsid w:val="4E774D01"/>
    <w:rsid w:val="4E7AD367"/>
    <w:rsid w:val="4E7C2CF8"/>
    <w:rsid w:val="4E939CE9"/>
    <w:rsid w:val="4E977F46"/>
    <w:rsid w:val="4E9DA83B"/>
    <w:rsid w:val="4EA6C7FF"/>
    <w:rsid w:val="4EBDD1FC"/>
    <w:rsid w:val="4ED98B79"/>
    <w:rsid w:val="4EE11BBC"/>
    <w:rsid w:val="4EFA84ED"/>
    <w:rsid w:val="4F1A2EC2"/>
    <w:rsid w:val="4F1A8FC1"/>
    <w:rsid w:val="4F45011C"/>
    <w:rsid w:val="4F4ED842"/>
    <w:rsid w:val="4F5079CD"/>
    <w:rsid w:val="4F5AD665"/>
    <w:rsid w:val="4F6B737C"/>
    <w:rsid w:val="4F87057E"/>
    <w:rsid w:val="4F8E1523"/>
    <w:rsid w:val="4FA472AB"/>
    <w:rsid w:val="4FB17D10"/>
    <w:rsid w:val="4FB536B7"/>
    <w:rsid w:val="4FD2F813"/>
    <w:rsid w:val="4FD9E40F"/>
    <w:rsid w:val="4FECD5CB"/>
    <w:rsid w:val="500AC275"/>
    <w:rsid w:val="501BC3A7"/>
    <w:rsid w:val="50223EB5"/>
    <w:rsid w:val="502F1F45"/>
    <w:rsid w:val="50335A42"/>
    <w:rsid w:val="5035CEF8"/>
    <w:rsid w:val="504A38A2"/>
    <w:rsid w:val="5075373F"/>
    <w:rsid w:val="50796526"/>
    <w:rsid w:val="50885DD3"/>
    <w:rsid w:val="5089BEAC"/>
    <w:rsid w:val="508C6262"/>
    <w:rsid w:val="5095FE83"/>
    <w:rsid w:val="509C8260"/>
    <w:rsid w:val="509D16E4"/>
    <w:rsid w:val="50AB2104"/>
    <w:rsid w:val="50B2C79C"/>
    <w:rsid w:val="50D50EBC"/>
    <w:rsid w:val="50D5A607"/>
    <w:rsid w:val="50EB696A"/>
    <w:rsid w:val="5123B76B"/>
    <w:rsid w:val="515A7AE1"/>
    <w:rsid w:val="519199AC"/>
    <w:rsid w:val="5197587B"/>
    <w:rsid w:val="51B4854C"/>
    <w:rsid w:val="51BCF016"/>
    <w:rsid w:val="51CEF7A5"/>
    <w:rsid w:val="51D85B3A"/>
    <w:rsid w:val="51E60202"/>
    <w:rsid w:val="51F895F1"/>
    <w:rsid w:val="5212ABC6"/>
    <w:rsid w:val="521E2BA3"/>
    <w:rsid w:val="52289E20"/>
    <w:rsid w:val="523D4324"/>
    <w:rsid w:val="52474915"/>
    <w:rsid w:val="524AA573"/>
    <w:rsid w:val="524DB392"/>
    <w:rsid w:val="525FBCFA"/>
    <w:rsid w:val="52601184"/>
    <w:rsid w:val="52653F0E"/>
    <w:rsid w:val="526DB8D1"/>
    <w:rsid w:val="5272FB6B"/>
    <w:rsid w:val="527501DE"/>
    <w:rsid w:val="52A0772A"/>
    <w:rsid w:val="52A52089"/>
    <w:rsid w:val="52C32960"/>
    <w:rsid w:val="52D8B454"/>
    <w:rsid w:val="52E2E3CF"/>
    <w:rsid w:val="52FF1082"/>
    <w:rsid w:val="531025D3"/>
    <w:rsid w:val="532DDF13"/>
    <w:rsid w:val="532F9B25"/>
    <w:rsid w:val="536B677F"/>
    <w:rsid w:val="536F8E5E"/>
    <w:rsid w:val="5388C4FC"/>
    <w:rsid w:val="538AF7D7"/>
    <w:rsid w:val="539A8696"/>
    <w:rsid w:val="53B1A398"/>
    <w:rsid w:val="53EB9008"/>
    <w:rsid w:val="53EC0EAC"/>
    <w:rsid w:val="53EC736A"/>
    <w:rsid w:val="5400F0DF"/>
    <w:rsid w:val="54163821"/>
    <w:rsid w:val="54189E53"/>
    <w:rsid w:val="543C4C2A"/>
    <w:rsid w:val="543C64B2"/>
    <w:rsid w:val="54496414"/>
    <w:rsid w:val="54770705"/>
    <w:rsid w:val="549495E3"/>
    <w:rsid w:val="549C2601"/>
    <w:rsid w:val="54B942A8"/>
    <w:rsid w:val="54DF0F14"/>
    <w:rsid w:val="54E736B7"/>
    <w:rsid w:val="54E7FAF9"/>
    <w:rsid w:val="54F69275"/>
    <w:rsid w:val="54F8BAFC"/>
    <w:rsid w:val="54FEBCB5"/>
    <w:rsid w:val="550E9E45"/>
    <w:rsid w:val="55146912"/>
    <w:rsid w:val="552518A8"/>
    <w:rsid w:val="55313904"/>
    <w:rsid w:val="5539F258"/>
    <w:rsid w:val="553E383D"/>
    <w:rsid w:val="5548ABC8"/>
    <w:rsid w:val="554F1FF8"/>
    <w:rsid w:val="556167C4"/>
    <w:rsid w:val="556C800B"/>
    <w:rsid w:val="55AAEBFE"/>
    <w:rsid w:val="55AB8BB3"/>
    <w:rsid w:val="55CB0A75"/>
    <w:rsid w:val="55D4E1D2"/>
    <w:rsid w:val="55F78F19"/>
    <w:rsid w:val="5605EC5C"/>
    <w:rsid w:val="5612D766"/>
    <w:rsid w:val="5677415F"/>
    <w:rsid w:val="567A855F"/>
    <w:rsid w:val="567C6C0A"/>
    <w:rsid w:val="567D158F"/>
    <w:rsid w:val="56A4DB16"/>
    <w:rsid w:val="56D22758"/>
    <w:rsid w:val="56FA6693"/>
    <w:rsid w:val="5704F62E"/>
    <w:rsid w:val="571A2A36"/>
    <w:rsid w:val="57341BF6"/>
    <w:rsid w:val="57364854"/>
    <w:rsid w:val="5736A91D"/>
    <w:rsid w:val="5751D564"/>
    <w:rsid w:val="5776CA42"/>
    <w:rsid w:val="57A1BCBD"/>
    <w:rsid w:val="57A78A44"/>
    <w:rsid w:val="57B5E519"/>
    <w:rsid w:val="57C3D6E0"/>
    <w:rsid w:val="57C89318"/>
    <w:rsid w:val="57EA761A"/>
    <w:rsid w:val="57FD2F7E"/>
    <w:rsid w:val="5802E393"/>
    <w:rsid w:val="580CD685"/>
    <w:rsid w:val="58375BC2"/>
    <w:rsid w:val="58450DB0"/>
    <w:rsid w:val="5845C6EB"/>
    <w:rsid w:val="585099F0"/>
    <w:rsid w:val="5854D8D1"/>
    <w:rsid w:val="586D3011"/>
    <w:rsid w:val="5883CC4D"/>
    <w:rsid w:val="5885D0F8"/>
    <w:rsid w:val="588DF3BB"/>
    <w:rsid w:val="58AA82E6"/>
    <w:rsid w:val="58D01547"/>
    <w:rsid w:val="58D59935"/>
    <w:rsid w:val="58FD9947"/>
    <w:rsid w:val="591300AF"/>
    <w:rsid w:val="5917004C"/>
    <w:rsid w:val="593571B5"/>
    <w:rsid w:val="593DBFD6"/>
    <w:rsid w:val="595C8A1B"/>
    <w:rsid w:val="596110B0"/>
    <w:rsid w:val="59647379"/>
    <w:rsid w:val="5979F34E"/>
    <w:rsid w:val="597AF5C3"/>
    <w:rsid w:val="5981148D"/>
    <w:rsid w:val="599C8DD2"/>
    <w:rsid w:val="59DCD249"/>
    <w:rsid w:val="59E5D61D"/>
    <w:rsid w:val="59E7F7EF"/>
    <w:rsid w:val="59E85113"/>
    <w:rsid w:val="59F9B7DF"/>
    <w:rsid w:val="5A05CF7F"/>
    <w:rsid w:val="5A0E0465"/>
    <w:rsid w:val="5A0EA3FB"/>
    <w:rsid w:val="5A1D9025"/>
    <w:rsid w:val="5A2022B0"/>
    <w:rsid w:val="5A33573F"/>
    <w:rsid w:val="5A3544EF"/>
    <w:rsid w:val="5A44335B"/>
    <w:rsid w:val="5A46F920"/>
    <w:rsid w:val="5A680775"/>
    <w:rsid w:val="5A681417"/>
    <w:rsid w:val="5A71A7BC"/>
    <w:rsid w:val="5A80017C"/>
    <w:rsid w:val="5AD14216"/>
    <w:rsid w:val="5AD542F2"/>
    <w:rsid w:val="5AF23584"/>
    <w:rsid w:val="5AF25460"/>
    <w:rsid w:val="5B0B0956"/>
    <w:rsid w:val="5B16A631"/>
    <w:rsid w:val="5B32E29A"/>
    <w:rsid w:val="5B5DBD8F"/>
    <w:rsid w:val="5B75A04A"/>
    <w:rsid w:val="5B7BCA2A"/>
    <w:rsid w:val="5B81A67E"/>
    <w:rsid w:val="5B8CEB49"/>
    <w:rsid w:val="5B9F0182"/>
    <w:rsid w:val="5BA5987B"/>
    <w:rsid w:val="5BB7AABB"/>
    <w:rsid w:val="5BBA1D5B"/>
    <w:rsid w:val="5BC28B8F"/>
    <w:rsid w:val="5BCB0A9F"/>
    <w:rsid w:val="5BF23A29"/>
    <w:rsid w:val="5BFA4993"/>
    <w:rsid w:val="5C091D22"/>
    <w:rsid w:val="5C270E24"/>
    <w:rsid w:val="5C2939A3"/>
    <w:rsid w:val="5C2C1046"/>
    <w:rsid w:val="5C30E683"/>
    <w:rsid w:val="5C45FAD2"/>
    <w:rsid w:val="5C481132"/>
    <w:rsid w:val="5C6A4116"/>
    <w:rsid w:val="5C6D7D1E"/>
    <w:rsid w:val="5C9F80E9"/>
    <w:rsid w:val="5CA94701"/>
    <w:rsid w:val="5CA98996"/>
    <w:rsid w:val="5CACA184"/>
    <w:rsid w:val="5CC4E36D"/>
    <w:rsid w:val="5CE08F2B"/>
    <w:rsid w:val="5CEC20D0"/>
    <w:rsid w:val="5CFA22EF"/>
    <w:rsid w:val="5CFF9369"/>
    <w:rsid w:val="5D1352C0"/>
    <w:rsid w:val="5D354B85"/>
    <w:rsid w:val="5D3D12BE"/>
    <w:rsid w:val="5D4D2B6F"/>
    <w:rsid w:val="5D4F3981"/>
    <w:rsid w:val="5D64DF01"/>
    <w:rsid w:val="5D6C764D"/>
    <w:rsid w:val="5D83A9D3"/>
    <w:rsid w:val="5D842988"/>
    <w:rsid w:val="5D8F4730"/>
    <w:rsid w:val="5DA197B1"/>
    <w:rsid w:val="5DB0C53E"/>
    <w:rsid w:val="5DBDE630"/>
    <w:rsid w:val="5DD2F5E6"/>
    <w:rsid w:val="5DDC3EF0"/>
    <w:rsid w:val="5DEFBA6F"/>
    <w:rsid w:val="5DF98B20"/>
    <w:rsid w:val="5E0AB87B"/>
    <w:rsid w:val="5E10F834"/>
    <w:rsid w:val="5E198192"/>
    <w:rsid w:val="5E2CE9C2"/>
    <w:rsid w:val="5E3F1DA4"/>
    <w:rsid w:val="5E56D989"/>
    <w:rsid w:val="5E635FAC"/>
    <w:rsid w:val="5E95B233"/>
    <w:rsid w:val="5E99E29C"/>
    <w:rsid w:val="5EA012B8"/>
    <w:rsid w:val="5EAE7221"/>
    <w:rsid w:val="5EBC5227"/>
    <w:rsid w:val="5EE9EDC6"/>
    <w:rsid w:val="5EED6094"/>
    <w:rsid w:val="5F1D2406"/>
    <w:rsid w:val="5F1F09C7"/>
    <w:rsid w:val="5F45680B"/>
    <w:rsid w:val="5F64E38B"/>
    <w:rsid w:val="5F690448"/>
    <w:rsid w:val="5F69D4E2"/>
    <w:rsid w:val="5F880165"/>
    <w:rsid w:val="5F93A645"/>
    <w:rsid w:val="5FB2DB09"/>
    <w:rsid w:val="5FBDD94C"/>
    <w:rsid w:val="5FF8620C"/>
    <w:rsid w:val="60020E0B"/>
    <w:rsid w:val="601170AF"/>
    <w:rsid w:val="6017198A"/>
    <w:rsid w:val="6018DCD2"/>
    <w:rsid w:val="60308A2B"/>
    <w:rsid w:val="603C3860"/>
    <w:rsid w:val="6048B152"/>
    <w:rsid w:val="60509036"/>
    <w:rsid w:val="6074E0AE"/>
    <w:rsid w:val="607A86EE"/>
    <w:rsid w:val="6087582C"/>
    <w:rsid w:val="608AA192"/>
    <w:rsid w:val="608D8E7E"/>
    <w:rsid w:val="608F60AA"/>
    <w:rsid w:val="60A2D085"/>
    <w:rsid w:val="60B79DF1"/>
    <w:rsid w:val="60B93518"/>
    <w:rsid w:val="60C33F9E"/>
    <w:rsid w:val="60EBEA19"/>
    <w:rsid w:val="60FB30BF"/>
    <w:rsid w:val="6104A0A2"/>
    <w:rsid w:val="6120C5A7"/>
    <w:rsid w:val="61249F07"/>
    <w:rsid w:val="613D615D"/>
    <w:rsid w:val="6144BB34"/>
    <w:rsid w:val="61494C77"/>
    <w:rsid w:val="6173FD31"/>
    <w:rsid w:val="618046DE"/>
    <w:rsid w:val="61814D58"/>
    <w:rsid w:val="618F8E51"/>
    <w:rsid w:val="61A4325B"/>
    <w:rsid w:val="61B0FBD8"/>
    <w:rsid w:val="61B5A6E6"/>
    <w:rsid w:val="61B6AC41"/>
    <w:rsid w:val="61C05ADD"/>
    <w:rsid w:val="61D6D445"/>
    <w:rsid w:val="61E0C389"/>
    <w:rsid w:val="621A8D09"/>
    <w:rsid w:val="621F23BE"/>
    <w:rsid w:val="6230ADD6"/>
    <w:rsid w:val="623C2325"/>
    <w:rsid w:val="624362B4"/>
    <w:rsid w:val="6243E2BD"/>
    <w:rsid w:val="6256AA89"/>
    <w:rsid w:val="62639144"/>
    <w:rsid w:val="626C9FA8"/>
    <w:rsid w:val="626D4887"/>
    <w:rsid w:val="628CB253"/>
    <w:rsid w:val="628D8B2A"/>
    <w:rsid w:val="628FEC90"/>
    <w:rsid w:val="62B40938"/>
    <w:rsid w:val="62C9263C"/>
    <w:rsid w:val="62E43DE8"/>
    <w:rsid w:val="62ED3E51"/>
    <w:rsid w:val="62EF7495"/>
    <w:rsid w:val="6329D4B5"/>
    <w:rsid w:val="632EA858"/>
    <w:rsid w:val="63336F65"/>
    <w:rsid w:val="6338FA74"/>
    <w:rsid w:val="6347CFAB"/>
    <w:rsid w:val="63496127"/>
    <w:rsid w:val="63560731"/>
    <w:rsid w:val="63845344"/>
    <w:rsid w:val="638F204E"/>
    <w:rsid w:val="63A2F784"/>
    <w:rsid w:val="63D7369B"/>
    <w:rsid w:val="63DD9069"/>
    <w:rsid w:val="63F40A4E"/>
    <w:rsid w:val="63F96F75"/>
    <w:rsid w:val="63FBAB11"/>
    <w:rsid w:val="63FF00FA"/>
    <w:rsid w:val="644B8074"/>
    <w:rsid w:val="6471165B"/>
    <w:rsid w:val="647297C4"/>
    <w:rsid w:val="6479639E"/>
    <w:rsid w:val="64967585"/>
    <w:rsid w:val="64969DC1"/>
    <w:rsid w:val="64A9573B"/>
    <w:rsid w:val="64C9753B"/>
    <w:rsid w:val="64D13164"/>
    <w:rsid w:val="64D1C234"/>
    <w:rsid w:val="64D2CAFF"/>
    <w:rsid w:val="6507F9B2"/>
    <w:rsid w:val="650A0529"/>
    <w:rsid w:val="6520080F"/>
    <w:rsid w:val="65476B8C"/>
    <w:rsid w:val="654AA190"/>
    <w:rsid w:val="658DF13C"/>
    <w:rsid w:val="659ECB2C"/>
    <w:rsid w:val="65E74D2E"/>
    <w:rsid w:val="65F81F97"/>
    <w:rsid w:val="65FFFA25"/>
    <w:rsid w:val="6602ED85"/>
    <w:rsid w:val="66039BDC"/>
    <w:rsid w:val="660E6825"/>
    <w:rsid w:val="662E8EC9"/>
    <w:rsid w:val="663A88E1"/>
    <w:rsid w:val="664F8A47"/>
    <w:rsid w:val="66547A21"/>
    <w:rsid w:val="666A3DA4"/>
    <w:rsid w:val="66A07036"/>
    <w:rsid w:val="66AD0A6D"/>
    <w:rsid w:val="66B4E1FC"/>
    <w:rsid w:val="66E75698"/>
    <w:rsid w:val="67037EBE"/>
    <w:rsid w:val="670C53CB"/>
    <w:rsid w:val="6725814A"/>
    <w:rsid w:val="672E5682"/>
    <w:rsid w:val="67448637"/>
    <w:rsid w:val="675A405C"/>
    <w:rsid w:val="6781C5B2"/>
    <w:rsid w:val="67ACDDEF"/>
    <w:rsid w:val="67B04BC1"/>
    <w:rsid w:val="67C3DB2F"/>
    <w:rsid w:val="67CDAD31"/>
    <w:rsid w:val="67CFBE1A"/>
    <w:rsid w:val="67D518D4"/>
    <w:rsid w:val="67EB1EDD"/>
    <w:rsid w:val="67F9CB9F"/>
    <w:rsid w:val="686140FC"/>
    <w:rsid w:val="68A0F773"/>
    <w:rsid w:val="68B5A894"/>
    <w:rsid w:val="68C37C19"/>
    <w:rsid w:val="691E50F2"/>
    <w:rsid w:val="69252995"/>
    <w:rsid w:val="692C047E"/>
    <w:rsid w:val="6940F363"/>
    <w:rsid w:val="69581F20"/>
    <w:rsid w:val="697006BB"/>
    <w:rsid w:val="6970C859"/>
    <w:rsid w:val="6973251C"/>
    <w:rsid w:val="69744334"/>
    <w:rsid w:val="6989AB69"/>
    <w:rsid w:val="6989ADBC"/>
    <w:rsid w:val="69A65EAC"/>
    <w:rsid w:val="69A9B281"/>
    <w:rsid w:val="69ABF9B5"/>
    <w:rsid w:val="69C4EE14"/>
    <w:rsid w:val="69CC91E1"/>
    <w:rsid w:val="69E6E112"/>
    <w:rsid w:val="6A0A633F"/>
    <w:rsid w:val="6A1ABA93"/>
    <w:rsid w:val="6A227C57"/>
    <w:rsid w:val="6A24774A"/>
    <w:rsid w:val="6A34F29A"/>
    <w:rsid w:val="6A3561C9"/>
    <w:rsid w:val="6A43F48D"/>
    <w:rsid w:val="6A78FA0D"/>
    <w:rsid w:val="6AD9B779"/>
    <w:rsid w:val="6AE4ACE8"/>
    <w:rsid w:val="6AF3EF81"/>
    <w:rsid w:val="6AF72FFE"/>
    <w:rsid w:val="6B050B80"/>
    <w:rsid w:val="6B2742B9"/>
    <w:rsid w:val="6B291459"/>
    <w:rsid w:val="6B305545"/>
    <w:rsid w:val="6B5B9466"/>
    <w:rsid w:val="6B5D55C0"/>
    <w:rsid w:val="6B6D1E0B"/>
    <w:rsid w:val="6B6FBA0D"/>
    <w:rsid w:val="6B81F861"/>
    <w:rsid w:val="6B982FB6"/>
    <w:rsid w:val="6B98E1BE"/>
    <w:rsid w:val="6BB52CA6"/>
    <w:rsid w:val="6BCE8C2A"/>
    <w:rsid w:val="6BE83A16"/>
    <w:rsid w:val="6BF5F614"/>
    <w:rsid w:val="6BFDBBE0"/>
    <w:rsid w:val="6C01A505"/>
    <w:rsid w:val="6C119684"/>
    <w:rsid w:val="6C25544F"/>
    <w:rsid w:val="6C38AB1A"/>
    <w:rsid w:val="6C42189E"/>
    <w:rsid w:val="6C45471A"/>
    <w:rsid w:val="6C51517A"/>
    <w:rsid w:val="6C8C30D9"/>
    <w:rsid w:val="6C95E2C7"/>
    <w:rsid w:val="6CA7C724"/>
    <w:rsid w:val="6CABB125"/>
    <w:rsid w:val="6CCC25A6"/>
    <w:rsid w:val="6CD0285C"/>
    <w:rsid w:val="6CDDDCE4"/>
    <w:rsid w:val="6CDE920B"/>
    <w:rsid w:val="6CE608B4"/>
    <w:rsid w:val="6CE7A304"/>
    <w:rsid w:val="6CF52065"/>
    <w:rsid w:val="6D0D41E3"/>
    <w:rsid w:val="6D21F686"/>
    <w:rsid w:val="6D381190"/>
    <w:rsid w:val="6D5CC3ED"/>
    <w:rsid w:val="6D7A4329"/>
    <w:rsid w:val="6D7D8CF7"/>
    <w:rsid w:val="6D86C2FF"/>
    <w:rsid w:val="6D8EAADD"/>
    <w:rsid w:val="6DBBC165"/>
    <w:rsid w:val="6DBCCA5A"/>
    <w:rsid w:val="6DBF6AF6"/>
    <w:rsid w:val="6DC5B304"/>
    <w:rsid w:val="6DD400D8"/>
    <w:rsid w:val="6DF2CFD0"/>
    <w:rsid w:val="6DF4B846"/>
    <w:rsid w:val="6E129F97"/>
    <w:rsid w:val="6E1C6F1A"/>
    <w:rsid w:val="6E29012B"/>
    <w:rsid w:val="6E32273C"/>
    <w:rsid w:val="6E4C4CAB"/>
    <w:rsid w:val="6E51D8AB"/>
    <w:rsid w:val="6E51EB3B"/>
    <w:rsid w:val="6E6EEBDB"/>
    <w:rsid w:val="6E7B3D9E"/>
    <w:rsid w:val="6E86E4DC"/>
    <w:rsid w:val="6E8CD451"/>
    <w:rsid w:val="6E8F44C5"/>
    <w:rsid w:val="6E964838"/>
    <w:rsid w:val="6E99C477"/>
    <w:rsid w:val="6EB3A55A"/>
    <w:rsid w:val="6ECAE0FA"/>
    <w:rsid w:val="6ED3F94C"/>
    <w:rsid w:val="6EF0C7C0"/>
    <w:rsid w:val="6F0BC854"/>
    <w:rsid w:val="6F191CBE"/>
    <w:rsid w:val="6F1BAB25"/>
    <w:rsid w:val="6F24984B"/>
    <w:rsid w:val="6F3C466E"/>
    <w:rsid w:val="6F5DA961"/>
    <w:rsid w:val="6F6DEF14"/>
    <w:rsid w:val="6F8BFF4C"/>
    <w:rsid w:val="6F8E331B"/>
    <w:rsid w:val="6F8F275D"/>
    <w:rsid w:val="6F90D702"/>
    <w:rsid w:val="6F932D23"/>
    <w:rsid w:val="6F93F11A"/>
    <w:rsid w:val="6FA05509"/>
    <w:rsid w:val="6FB69E67"/>
    <w:rsid w:val="6FCB4E92"/>
    <w:rsid w:val="6FDD6DD0"/>
    <w:rsid w:val="70061E72"/>
    <w:rsid w:val="7009B423"/>
    <w:rsid w:val="70255D97"/>
    <w:rsid w:val="70489289"/>
    <w:rsid w:val="704E358E"/>
    <w:rsid w:val="708034E0"/>
    <w:rsid w:val="70877176"/>
    <w:rsid w:val="709D3305"/>
    <w:rsid w:val="70A3EFB1"/>
    <w:rsid w:val="70A55499"/>
    <w:rsid w:val="70AC635F"/>
    <w:rsid w:val="70B4ED1F"/>
    <w:rsid w:val="70C9129C"/>
    <w:rsid w:val="70E73FD3"/>
    <w:rsid w:val="70FC8DB6"/>
    <w:rsid w:val="71205A9B"/>
    <w:rsid w:val="7144F241"/>
    <w:rsid w:val="71460558"/>
    <w:rsid w:val="7148E938"/>
    <w:rsid w:val="716134B7"/>
    <w:rsid w:val="71896206"/>
    <w:rsid w:val="71A58484"/>
    <w:rsid w:val="71BB827D"/>
    <w:rsid w:val="71CDE8FA"/>
    <w:rsid w:val="71D018AC"/>
    <w:rsid w:val="71E1C8F3"/>
    <w:rsid w:val="71F83F7E"/>
    <w:rsid w:val="71FF5165"/>
    <w:rsid w:val="720D18FE"/>
    <w:rsid w:val="72137289"/>
    <w:rsid w:val="72220662"/>
    <w:rsid w:val="723253A5"/>
    <w:rsid w:val="72374127"/>
    <w:rsid w:val="7248A1AA"/>
    <w:rsid w:val="724D61C2"/>
    <w:rsid w:val="7265CE61"/>
    <w:rsid w:val="7275C579"/>
    <w:rsid w:val="72839F23"/>
    <w:rsid w:val="72B18C86"/>
    <w:rsid w:val="72BB6776"/>
    <w:rsid w:val="72C408A8"/>
    <w:rsid w:val="72DA08AF"/>
    <w:rsid w:val="72DA6C36"/>
    <w:rsid w:val="72E95857"/>
    <w:rsid w:val="72FD8F15"/>
    <w:rsid w:val="72FF2F75"/>
    <w:rsid w:val="7305A8A0"/>
    <w:rsid w:val="730DC823"/>
    <w:rsid w:val="730F71A9"/>
    <w:rsid w:val="7328B0E5"/>
    <w:rsid w:val="734154E5"/>
    <w:rsid w:val="734677C2"/>
    <w:rsid w:val="739D9D34"/>
    <w:rsid w:val="73F6D1F8"/>
    <w:rsid w:val="7400A277"/>
    <w:rsid w:val="740490B0"/>
    <w:rsid w:val="74095262"/>
    <w:rsid w:val="740C25E9"/>
    <w:rsid w:val="74280DF7"/>
    <w:rsid w:val="743CF938"/>
    <w:rsid w:val="7453523B"/>
    <w:rsid w:val="7460D528"/>
    <w:rsid w:val="74614079"/>
    <w:rsid w:val="746A274D"/>
    <w:rsid w:val="749D1306"/>
    <w:rsid w:val="74A2273B"/>
    <w:rsid w:val="74AB6512"/>
    <w:rsid w:val="74C10619"/>
    <w:rsid w:val="74C467C4"/>
    <w:rsid w:val="74D8E0C4"/>
    <w:rsid w:val="74FCA432"/>
    <w:rsid w:val="750DE047"/>
    <w:rsid w:val="7515D3C8"/>
    <w:rsid w:val="7532B068"/>
    <w:rsid w:val="75419133"/>
    <w:rsid w:val="755E28B3"/>
    <w:rsid w:val="7570FE25"/>
    <w:rsid w:val="7574F8B2"/>
    <w:rsid w:val="7586220E"/>
    <w:rsid w:val="758E9301"/>
    <w:rsid w:val="758EB4EA"/>
    <w:rsid w:val="7597A514"/>
    <w:rsid w:val="75A8AC0E"/>
    <w:rsid w:val="75AACB9F"/>
    <w:rsid w:val="75AE23E0"/>
    <w:rsid w:val="75C06650"/>
    <w:rsid w:val="75C82C65"/>
    <w:rsid w:val="75C99130"/>
    <w:rsid w:val="75DCB1BC"/>
    <w:rsid w:val="75FD10DA"/>
    <w:rsid w:val="760311B0"/>
    <w:rsid w:val="76248BEF"/>
    <w:rsid w:val="76267118"/>
    <w:rsid w:val="763306CC"/>
    <w:rsid w:val="769D85B0"/>
    <w:rsid w:val="76A5E14C"/>
    <w:rsid w:val="76B99E62"/>
    <w:rsid w:val="76CBAEAD"/>
    <w:rsid w:val="76CC366E"/>
    <w:rsid w:val="76CF8E19"/>
    <w:rsid w:val="76EEDAE6"/>
    <w:rsid w:val="770CCE86"/>
    <w:rsid w:val="771223D0"/>
    <w:rsid w:val="772A136E"/>
    <w:rsid w:val="772AF6BC"/>
    <w:rsid w:val="7761A4CA"/>
    <w:rsid w:val="779A51F4"/>
    <w:rsid w:val="77AA3DFB"/>
    <w:rsid w:val="77BFD7EF"/>
    <w:rsid w:val="77CBCA71"/>
    <w:rsid w:val="77D90982"/>
    <w:rsid w:val="77E7A164"/>
    <w:rsid w:val="77F3B30F"/>
    <w:rsid w:val="77F49181"/>
    <w:rsid w:val="77FCEE2A"/>
    <w:rsid w:val="7832D23B"/>
    <w:rsid w:val="7860DC2E"/>
    <w:rsid w:val="7867C0B8"/>
    <w:rsid w:val="786FC199"/>
    <w:rsid w:val="78733EF1"/>
    <w:rsid w:val="7879946A"/>
    <w:rsid w:val="787B69F8"/>
    <w:rsid w:val="787F7691"/>
    <w:rsid w:val="787F871F"/>
    <w:rsid w:val="78A25921"/>
    <w:rsid w:val="78A4C908"/>
    <w:rsid w:val="78ADA39E"/>
    <w:rsid w:val="78CE22C3"/>
    <w:rsid w:val="78CF6653"/>
    <w:rsid w:val="78D69D2C"/>
    <w:rsid w:val="78E35BED"/>
    <w:rsid w:val="790B369F"/>
    <w:rsid w:val="79158083"/>
    <w:rsid w:val="793F282E"/>
    <w:rsid w:val="7952CB7D"/>
    <w:rsid w:val="795D9593"/>
    <w:rsid w:val="796C8C73"/>
    <w:rsid w:val="797321F4"/>
    <w:rsid w:val="79B6AA6D"/>
    <w:rsid w:val="79B7F8DC"/>
    <w:rsid w:val="79CA74FA"/>
    <w:rsid w:val="79D8FADF"/>
    <w:rsid w:val="79E0490B"/>
    <w:rsid w:val="79EB5711"/>
    <w:rsid w:val="79F6866F"/>
    <w:rsid w:val="79FD30A7"/>
    <w:rsid w:val="7A06B42D"/>
    <w:rsid w:val="7A102573"/>
    <w:rsid w:val="7A1C8538"/>
    <w:rsid w:val="7A2997B4"/>
    <w:rsid w:val="7A475969"/>
    <w:rsid w:val="7A48E4B0"/>
    <w:rsid w:val="7A4FE8A3"/>
    <w:rsid w:val="7A5384B9"/>
    <w:rsid w:val="7A605AC9"/>
    <w:rsid w:val="7A99348B"/>
    <w:rsid w:val="7A9AB5EA"/>
    <w:rsid w:val="7AA2EBD6"/>
    <w:rsid w:val="7AABF88B"/>
    <w:rsid w:val="7AB34A63"/>
    <w:rsid w:val="7AB34C57"/>
    <w:rsid w:val="7AB3DCAC"/>
    <w:rsid w:val="7ABEA67D"/>
    <w:rsid w:val="7AC9F6BF"/>
    <w:rsid w:val="7AD519D1"/>
    <w:rsid w:val="7AF734C9"/>
    <w:rsid w:val="7B02A57D"/>
    <w:rsid w:val="7B0787C6"/>
    <w:rsid w:val="7B0F3C73"/>
    <w:rsid w:val="7B32EB55"/>
    <w:rsid w:val="7B3A5791"/>
    <w:rsid w:val="7B5A0CCF"/>
    <w:rsid w:val="7B5D4BF2"/>
    <w:rsid w:val="7B64999A"/>
    <w:rsid w:val="7BA2E795"/>
    <w:rsid w:val="7BBEFBE3"/>
    <w:rsid w:val="7BC9595B"/>
    <w:rsid w:val="7BD9F9E3"/>
    <w:rsid w:val="7BE9FFBE"/>
    <w:rsid w:val="7BFF2BDA"/>
    <w:rsid w:val="7C09542A"/>
    <w:rsid w:val="7C20FBD2"/>
    <w:rsid w:val="7C367995"/>
    <w:rsid w:val="7C3FFEFF"/>
    <w:rsid w:val="7C4A95DA"/>
    <w:rsid w:val="7C4B2448"/>
    <w:rsid w:val="7C4F1CB8"/>
    <w:rsid w:val="7C5267FC"/>
    <w:rsid w:val="7C6DC317"/>
    <w:rsid w:val="7C7AEA65"/>
    <w:rsid w:val="7C81D23B"/>
    <w:rsid w:val="7C8948BF"/>
    <w:rsid w:val="7C90A448"/>
    <w:rsid w:val="7C9D7C83"/>
    <w:rsid w:val="7CC12E17"/>
    <w:rsid w:val="7CE4D37C"/>
    <w:rsid w:val="7CF29871"/>
    <w:rsid w:val="7CF5FD71"/>
    <w:rsid w:val="7CF72516"/>
    <w:rsid w:val="7CFBB870"/>
    <w:rsid w:val="7D058A34"/>
    <w:rsid w:val="7D10DB4C"/>
    <w:rsid w:val="7D267567"/>
    <w:rsid w:val="7D3C4EC7"/>
    <w:rsid w:val="7D468181"/>
    <w:rsid w:val="7D816A49"/>
    <w:rsid w:val="7D8585F0"/>
    <w:rsid w:val="7D879066"/>
    <w:rsid w:val="7D9007C7"/>
    <w:rsid w:val="7DA65EA8"/>
    <w:rsid w:val="7DC1755B"/>
    <w:rsid w:val="7DC260EB"/>
    <w:rsid w:val="7DC6E7BF"/>
    <w:rsid w:val="7DDDC362"/>
    <w:rsid w:val="7DE237C2"/>
    <w:rsid w:val="7DF24D8A"/>
    <w:rsid w:val="7E037100"/>
    <w:rsid w:val="7E069CEA"/>
    <w:rsid w:val="7E1F64A3"/>
    <w:rsid w:val="7E2F834C"/>
    <w:rsid w:val="7E4B3B89"/>
    <w:rsid w:val="7E587BFC"/>
    <w:rsid w:val="7E59C09D"/>
    <w:rsid w:val="7E626AAD"/>
    <w:rsid w:val="7E6E7145"/>
    <w:rsid w:val="7E7870C1"/>
    <w:rsid w:val="7E7CBE07"/>
    <w:rsid w:val="7E95E7CB"/>
    <w:rsid w:val="7E9B7D89"/>
    <w:rsid w:val="7EFFD07F"/>
    <w:rsid w:val="7F1115C1"/>
    <w:rsid w:val="7F33CBEC"/>
    <w:rsid w:val="7F4C07A4"/>
    <w:rsid w:val="7F7350FC"/>
    <w:rsid w:val="7F90CB99"/>
    <w:rsid w:val="7F97ACB4"/>
    <w:rsid w:val="7FA563D9"/>
    <w:rsid w:val="7FB2D47C"/>
    <w:rsid w:val="7FDAC671"/>
    <w:rsid w:val="7FEE78C0"/>
    <w:rsid w:val="7FFD43C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B8D8D"/>
  <w15:docId w15:val="{BF3BAF02-F796-46D7-AB30-238E13742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GB" w:eastAsia="en-GB" w:bidi="ar-SA"/>
      </w:rPr>
    </w:rPrDefault>
    <w:pPrDefault>
      <w:pPr>
        <w:shd w:val="clear" w:color="auto" w:fill="FFFFFF"/>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199"/>
  </w:style>
  <w:style w:type="paragraph" w:styleId="Heading1">
    <w:name w:val="heading 1"/>
    <w:basedOn w:val="Normal"/>
    <w:next w:val="Normal"/>
    <w:link w:val="Heading1Char"/>
    <w:uiPriority w:val="9"/>
    <w:qFormat/>
    <w:pPr>
      <w:keepNext/>
      <w:keepLines/>
      <w:spacing w:after="0" w:line="302" w:lineRule="auto"/>
      <w:outlineLvl w:val="0"/>
    </w:pPr>
    <w:rPr>
      <w:b/>
      <w:sz w:val="36"/>
      <w:szCs w:val="36"/>
    </w:rPr>
  </w:style>
  <w:style w:type="paragraph" w:styleId="Heading2">
    <w:name w:val="heading 2"/>
    <w:basedOn w:val="Normal"/>
    <w:next w:val="Normal"/>
    <w:uiPriority w:val="9"/>
    <w:unhideWhenUsed/>
    <w:qFormat/>
    <w:pPr>
      <w:keepNext/>
      <w:keepLines/>
      <w:outlineLvl w:val="1"/>
    </w:pPr>
    <w:rPr>
      <w:sz w:val="32"/>
      <w:szCs w:val="32"/>
      <w:u w:val="single"/>
    </w:rPr>
  </w:style>
  <w:style w:type="paragraph" w:styleId="Heading3">
    <w:name w:val="heading 3"/>
    <w:basedOn w:val="Normal"/>
    <w:next w:val="Normal"/>
    <w:uiPriority w:val="9"/>
    <w:unhideWhenUsed/>
    <w:qFormat/>
    <w:pPr>
      <w:keepNext/>
      <w:keepLines/>
      <w:spacing w:before="240" w:after="240" w:line="256" w:lineRule="auto"/>
      <w:outlineLvl w:val="2"/>
    </w:pPr>
    <w:rPr>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pPr>
    <w:rPr>
      <w:b/>
      <w:sz w:val="56"/>
      <w:szCs w:val="5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351C03"/>
    <w:pPr>
      <w:tabs>
        <w:tab w:val="right" w:pos="9019"/>
      </w:tabs>
      <w:spacing w:after="100"/>
    </w:pPr>
    <w:rPr>
      <w:b/>
      <w:bCs/>
      <w:noProof/>
    </w:rPr>
  </w:style>
  <w:style w:type="paragraph" w:styleId="TOC2">
    <w:name w:val="toc 2"/>
    <w:basedOn w:val="Normal"/>
    <w:next w:val="Normal"/>
    <w:autoRedefine/>
    <w:uiPriority w:val="39"/>
    <w:unhideWhenUsed/>
    <w:rsid w:val="002F241B"/>
    <w:pPr>
      <w:spacing w:after="100"/>
      <w:ind w:left="240"/>
    </w:pPr>
  </w:style>
  <w:style w:type="paragraph" w:styleId="TOC3">
    <w:name w:val="toc 3"/>
    <w:basedOn w:val="Normal"/>
    <w:next w:val="Normal"/>
    <w:autoRedefine/>
    <w:uiPriority w:val="39"/>
    <w:unhideWhenUsed/>
    <w:rsid w:val="002F241B"/>
    <w:pPr>
      <w:spacing w:after="100"/>
      <w:ind w:left="480"/>
    </w:pPr>
  </w:style>
  <w:style w:type="character" w:styleId="Hyperlink">
    <w:name w:val="Hyperlink"/>
    <w:basedOn w:val="DefaultParagraphFont"/>
    <w:uiPriority w:val="99"/>
    <w:unhideWhenUsed/>
    <w:rsid w:val="002F241B"/>
    <w:rPr>
      <w:color w:val="0000FF" w:themeColor="hyperlink"/>
      <w:u w:val="single"/>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shd w:val="clear" w:color="auto" w:fill="FFFFFF"/>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semiHidden/>
    <w:unhideWhenUsed/>
    <w:rsid w:val="00DF0B1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F0B1F"/>
    <w:rPr>
      <w:shd w:val="clear" w:color="auto" w:fill="FFFFFF"/>
    </w:rPr>
  </w:style>
  <w:style w:type="paragraph" w:styleId="Footer">
    <w:name w:val="footer"/>
    <w:basedOn w:val="Normal"/>
    <w:link w:val="FooterChar"/>
    <w:uiPriority w:val="99"/>
    <w:semiHidden/>
    <w:unhideWhenUsed/>
    <w:rsid w:val="00DF0B1F"/>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F0B1F"/>
    <w:rPr>
      <w:shd w:val="clear" w:color="auto" w:fill="FFFFFF"/>
    </w:rPr>
  </w:style>
  <w:style w:type="character" w:styleId="UnresolvedMention">
    <w:name w:val="Unresolved Mention"/>
    <w:basedOn w:val="DefaultParagraphFont"/>
    <w:uiPriority w:val="99"/>
    <w:semiHidden/>
    <w:unhideWhenUsed/>
    <w:rsid w:val="00145C58"/>
    <w:rPr>
      <w:color w:val="605E5C"/>
      <w:shd w:val="clear" w:color="auto" w:fill="E1DFDD"/>
    </w:rPr>
  </w:style>
  <w:style w:type="paragraph" w:styleId="NormalWeb">
    <w:name w:val="Normal (Web)"/>
    <w:basedOn w:val="Normal"/>
    <w:uiPriority w:val="99"/>
    <w:semiHidden/>
    <w:unhideWhenUsed/>
    <w:rsid w:val="00FB4C3E"/>
    <w:pPr>
      <w:shd w:val="clear" w:color="auto" w:fill="auto"/>
      <w:spacing w:before="100" w:beforeAutospacing="1" w:after="100" w:afterAutospacing="1" w:line="240" w:lineRule="auto"/>
    </w:pPr>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C53E2E"/>
    <w:rPr>
      <w:b/>
      <w:bCs/>
    </w:rPr>
  </w:style>
  <w:style w:type="character" w:customStyle="1" w:styleId="CommentSubjectChar">
    <w:name w:val="Comment Subject Char"/>
    <w:basedOn w:val="CommentTextChar"/>
    <w:link w:val="CommentSubject"/>
    <w:uiPriority w:val="99"/>
    <w:semiHidden/>
    <w:rsid w:val="00C53E2E"/>
    <w:rPr>
      <w:b/>
      <w:bCs/>
      <w:sz w:val="20"/>
      <w:szCs w:val="20"/>
      <w:shd w:val="clear" w:color="auto" w:fill="FFFFFF"/>
    </w:rPr>
  </w:style>
  <w:style w:type="character" w:customStyle="1" w:styleId="Heading1Char">
    <w:name w:val="Heading 1 Char"/>
    <w:basedOn w:val="DefaultParagraphFont"/>
    <w:link w:val="Heading1"/>
    <w:uiPriority w:val="9"/>
    <w:rsid w:val="003F0A1A"/>
    <w:rPr>
      <w:b/>
      <w:sz w:val="36"/>
      <w:szCs w:val="36"/>
      <w:shd w:val="clear" w:color="auto" w:fill="FFFFFF"/>
    </w:rPr>
  </w:style>
  <w:style w:type="table" w:styleId="TableGrid">
    <w:name w:val="Table Grid"/>
    <w:basedOn w:val="TableNormal"/>
    <w:uiPriority w:val="39"/>
    <w:rsid w:val="00BF71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143FB"/>
    <w:rPr>
      <w:color w:val="800080" w:themeColor="followedHyperlink"/>
      <w:u w:val="single"/>
    </w:rPr>
  </w:style>
  <w:style w:type="character" w:styleId="Mention">
    <w:name w:val="Mention"/>
    <w:basedOn w:val="DefaultParagraphFont"/>
    <w:uiPriority w:val="99"/>
    <w:unhideWhenUsed/>
    <w:rsid w:val="00784B69"/>
    <w:rPr>
      <w:color w:val="2B579A"/>
      <w:shd w:val="clear" w:color="auto" w:fill="E6E6E6"/>
    </w:rPr>
  </w:style>
  <w:style w:type="character" w:customStyle="1" w:styleId="normaltextrun">
    <w:name w:val="normaltextrun"/>
    <w:basedOn w:val="DefaultParagraphFont"/>
    <w:rsid w:val="000C39FA"/>
  </w:style>
  <w:style w:type="character" w:customStyle="1" w:styleId="eop">
    <w:name w:val="eop"/>
    <w:basedOn w:val="DefaultParagraphFont"/>
    <w:rsid w:val="000C39FA"/>
  </w:style>
  <w:style w:type="paragraph" w:customStyle="1" w:styleId="paragraph">
    <w:name w:val="paragraph"/>
    <w:basedOn w:val="Normal"/>
    <w:rsid w:val="004F44DB"/>
    <w:pPr>
      <w:shd w:val="clear" w:color="auto" w:fill="auto"/>
      <w:spacing w:before="100" w:beforeAutospacing="1" w:after="100" w:afterAutospacing="1" w:line="240" w:lineRule="auto"/>
    </w:pPr>
    <w:rPr>
      <w:rFonts w:ascii="Times New Roman" w:eastAsia="Times New Roman" w:hAnsi="Times New Roman" w:cs="Times New Roman"/>
    </w:rPr>
  </w:style>
  <w:style w:type="character" w:customStyle="1" w:styleId="scxw201172056">
    <w:name w:val="scxw201172056"/>
    <w:basedOn w:val="DefaultParagraphFont"/>
    <w:rsid w:val="004F44DB"/>
  </w:style>
  <w:style w:type="paragraph" w:styleId="Revision">
    <w:name w:val="Revision"/>
    <w:hidden/>
    <w:uiPriority w:val="99"/>
    <w:semiHidden/>
    <w:rsid w:val="00514D4C"/>
    <w:pPr>
      <w:shd w:val="clear" w:color="auto" w:fill="auto"/>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21567">
      <w:bodyDiv w:val="1"/>
      <w:marLeft w:val="0"/>
      <w:marRight w:val="0"/>
      <w:marTop w:val="0"/>
      <w:marBottom w:val="0"/>
      <w:divBdr>
        <w:top w:val="none" w:sz="0" w:space="0" w:color="auto"/>
        <w:left w:val="none" w:sz="0" w:space="0" w:color="auto"/>
        <w:bottom w:val="none" w:sz="0" w:space="0" w:color="auto"/>
        <w:right w:val="none" w:sz="0" w:space="0" w:color="auto"/>
      </w:divBdr>
    </w:div>
    <w:div w:id="226385199">
      <w:bodyDiv w:val="1"/>
      <w:marLeft w:val="0"/>
      <w:marRight w:val="0"/>
      <w:marTop w:val="0"/>
      <w:marBottom w:val="0"/>
      <w:divBdr>
        <w:top w:val="none" w:sz="0" w:space="0" w:color="auto"/>
        <w:left w:val="none" w:sz="0" w:space="0" w:color="auto"/>
        <w:bottom w:val="none" w:sz="0" w:space="0" w:color="auto"/>
        <w:right w:val="none" w:sz="0" w:space="0" w:color="auto"/>
      </w:divBdr>
    </w:div>
    <w:div w:id="376709452">
      <w:bodyDiv w:val="1"/>
      <w:marLeft w:val="0"/>
      <w:marRight w:val="0"/>
      <w:marTop w:val="0"/>
      <w:marBottom w:val="0"/>
      <w:divBdr>
        <w:top w:val="none" w:sz="0" w:space="0" w:color="auto"/>
        <w:left w:val="none" w:sz="0" w:space="0" w:color="auto"/>
        <w:bottom w:val="none" w:sz="0" w:space="0" w:color="auto"/>
        <w:right w:val="none" w:sz="0" w:space="0" w:color="auto"/>
      </w:divBdr>
    </w:div>
    <w:div w:id="632636685">
      <w:bodyDiv w:val="1"/>
      <w:marLeft w:val="0"/>
      <w:marRight w:val="0"/>
      <w:marTop w:val="0"/>
      <w:marBottom w:val="0"/>
      <w:divBdr>
        <w:top w:val="none" w:sz="0" w:space="0" w:color="auto"/>
        <w:left w:val="none" w:sz="0" w:space="0" w:color="auto"/>
        <w:bottom w:val="none" w:sz="0" w:space="0" w:color="auto"/>
        <w:right w:val="none" w:sz="0" w:space="0" w:color="auto"/>
      </w:divBdr>
      <w:divsChild>
        <w:div w:id="803305095">
          <w:marLeft w:val="0"/>
          <w:marRight w:val="0"/>
          <w:marTop w:val="0"/>
          <w:marBottom w:val="0"/>
          <w:divBdr>
            <w:top w:val="none" w:sz="0" w:space="0" w:color="auto"/>
            <w:left w:val="none" w:sz="0" w:space="0" w:color="auto"/>
            <w:bottom w:val="none" w:sz="0" w:space="0" w:color="auto"/>
            <w:right w:val="none" w:sz="0" w:space="0" w:color="auto"/>
          </w:divBdr>
        </w:div>
        <w:div w:id="1158421822">
          <w:marLeft w:val="0"/>
          <w:marRight w:val="0"/>
          <w:marTop w:val="0"/>
          <w:marBottom w:val="0"/>
          <w:divBdr>
            <w:top w:val="none" w:sz="0" w:space="0" w:color="auto"/>
            <w:left w:val="none" w:sz="0" w:space="0" w:color="auto"/>
            <w:bottom w:val="none" w:sz="0" w:space="0" w:color="auto"/>
            <w:right w:val="none" w:sz="0" w:space="0" w:color="auto"/>
          </w:divBdr>
        </w:div>
        <w:div w:id="170173715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79.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47.png"/><Relationship Id="rId84"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38" Type="http://schemas.openxmlformats.org/officeDocument/2006/relationships/hyperlink" Target="mailto:service.desk@wales.nhs.uk" TargetMode="External"/><Relationship Id="rId107" Type="http://schemas.openxmlformats.org/officeDocument/2006/relationships/hyperlink" Target="https://docs.google.com/document/d/1uxeZJ00RrfxDTBaj9mGiYg-WLZQl72mh/edit" TargetMode="External"/><Relationship Id="rId11" Type="http://schemas.openxmlformats.org/officeDocument/2006/relationships/hyperlink" Target="https://docs.google.com/document/d/17_jZ9VpIRT7EFVxx53YgwMVlLAayXwNU/edit?usp=sharing&amp;ouid=112052873182991728520&amp;rtpof=true&amp;sd=true" TargetMode="External"/><Relationship Id="rId32" Type="http://schemas.openxmlformats.org/officeDocument/2006/relationships/image" Target="media/image21.png"/><Relationship Id="rId53" Type="http://schemas.microsoft.com/office/2016/09/relationships/commentsIds" Target="commentsIds.xml"/><Relationship Id="rId74" Type="http://schemas.openxmlformats.org/officeDocument/2006/relationships/hyperlink" Target="mailto:WNSManagement@cardiff.gov.uk" TargetMode="External"/><Relationship Id="rId128" Type="http://schemas.openxmlformats.org/officeDocument/2006/relationships/hyperlink" Target="https://ukrainedataplatform.github.io/documentation/" TargetMode="External"/><Relationship Id="rId149" Type="http://schemas.microsoft.com/office/2011/relationships/people" Target="people.xml"/><Relationship Id="rId5" Type="http://schemas.openxmlformats.org/officeDocument/2006/relationships/webSettings" Target="webSettings.xml"/><Relationship Id="rId95" Type="http://schemas.openxmlformats.org/officeDocument/2006/relationships/image" Target="media/image59.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75.png"/><Relationship Id="rId118" Type="http://schemas.openxmlformats.org/officeDocument/2006/relationships/image" Target="media/image80.png"/><Relationship Id="rId134" Type="http://schemas.openxmlformats.org/officeDocument/2006/relationships/image" Target="media/image92.png"/><Relationship Id="rId139" Type="http://schemas.openxmlformats.org/officeDocument/2006/relationships/hyperlink" Target="mailto:service.desk@wales.nhs.uk" TargetMode="External"/><Relationship Id="rId80"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85" Type="http://schemas.openxmlformats.org/officeDocument/2006/relationships/hyperlink" Target="mailto:casemanagementteam@cardiff.gov.uk" TargetMode="External"/><Relationship Id="rId150" Type="http://schemas.openxmlformats.org/officeDocument/2006/relationships/theme" Target="theme/theme1.xml"/><Relationship Id="rId12" Type="http://schemas.openxmlformats.org/officeDocument/2006/relationships/hyperlink" Target="https://docs.google.com/document/d/1ggB6NAKJxEzQb2od48AHaEkDKH5qzIbG/edit?usp=sharing&amp;ouid=112052873182991728520&amp;rtpof=true&amp;sd=true" TargetMode="Externa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3.png"/><Relationship Id="rId103" Type="http://schemas.openxmlformats.org/officeDocument/2006/relationships/image" Target="media/image67.png"/><Relationship Id="rId108" Type="http://schemas.openxmlformats.org/officeDocument/2006/relationships/hyperlink" Target="https://docs.google.com/document/d/1uxeZJ00RrfxDTBaj9mGiYg-WLZQl72mh/edit" TargetMode="External"/><Relationship Id="rId124" Type="http://schemas.openxmlformats.org/officeDocument/2006/relationships/image" Target="media/image86.png"/><Relationship Id="rId129" Type="http://schemas.openxmlformats.org/officeDocument/2006/relationships/header" Target="header1.xml"/><Relationship Id="rId54" Type="http://schemas.microsoft.com/office/2018/08/relationships/commentsExtensible" Target="commentsExtensible.xml"/><Relationship Id="rId70" Type="http://schemas.openxmlformats.org/officeDocument/2006/relationships/image" Target="media/image54.png"/><Relationship Id="rId75" Type="http://schemas.openxmlformats.org/officeDocument/2006/relationships/hyperlink" Target="https://eur01.safelinks.protection.outlook.com/?url=https%3A%2F%2Fsecure.objectiveconnect.co.uk%2Flogin&amp;data=05%7C01%7CSarah.Lilley%40gov.wales%7C5188c88010944180a59108da6e4d9d90%7Ca2cc36c592804ae78887d06dab89216b%7C0%7C0%7C637943576870226169%7CUnknown%7CTWFpbGZsb3d8eyJWIjoiMC4wLjAwMDAiLCJQIjoiV2luMzIiLCJBTiI6Ik1haWwiLCJXVCI6Mn0%3D%7C3000%7C%7C%7C&amp;sdata=0VA07uBBVe9%2FChZtintEkk5Gsm7TeOZGkBB6rhlvvyw%3D&amp;reserved=0" TargetMode="External"/><Relationship Id="rId91" Type="http://schemas.openxmlformats.org/officeDocument/2006/relationships/image" Target="media/image57.png"/><Relationship Id="rId96" Type="http://schemas.openxmlformats.org/officeDocument/2006/relationships/image" Target="media/image60.png"/><Relationship Id="rId140" Type="http://schemas.openxmlformats.org/officeDocument/2006/relationships/hyperlink" Target="mailto:service.desk@wales.nhs.uk" TargetMode="External"/><Relationship Id="rId145" Type="http://schemas.openxmlformats.org/officeDocument/2006/relationships/hyperlink" Target="mailto:NationOfSanctuarySurvey@Gov.Wale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76.png"/><Relationship Id="rId119" Type="http://schemas.openxmlformats.org/officeDocument/2006/relationships/image" Target="media/image81.png"/><Relationship Id="rId44" Type="http://schemas.openxmlformats.org/officeDocument/2006/relationships/image" Target="media/image33.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86"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30" Type="http://schemas.openxmlformats.org/officeDocument/2006/relationships/footer" Target="footer1.xml"/><Relationship Id="rId135" Type="http://schemas.openxmlformats.org/officeDocument/2006/relationships/hyperlink" Target="mailto:service.desk@wales.nhs.uk" TargetMode="External"/><Relationship Id="rId151" Type="http://schemas.microsoft.com/office/2020/10/relationships/intelligence" Target="intelligence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71.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hyperlink" Target="mailto:WNSManagement@cardiff.gov.uk" TargetMode="External"/><Relationship Id="rId76" Type="http://schemas.openxmlformats.org/officeDocument/2006/relationships/hyperlink" Target="mailto:casemanagementteam@cardiff.gov.uk" TargetMode="External"/><Relationship Id="rId97" Type="http://schemas.openxmlformats.org/officeDocument/2006/relationships/image" Target="media/image61.png"/><Relationship Id="rId104" Type="http://schemas.openxmlformats.org/officeDocument/2006/relationships/image" Target="media/image68.png"/><Relationship Id="rId120" Type="http://schemas.openxmlformats.org/officeDocument/2006/relationships/image" Target="media/image82.png"/><Relationship Id="rId125" Type="http://schemas.openxmlformats.org/officeDocument/2006/relationships/image" Target="media/image87.png"/><Relationship Id="rId141" Type="http://schemas.openxmlformats.org/officeDocument/2006/relationships/hyperlink" Target="mailto:service.desk@wales.nhs.uk" TargetMode="External"/><Relationship Id="rId146" Type="http://schemas.openxmlformats.org/officeDocument/2006/relationships/hyperlink" Target="mailto:service.desk@wales.nhs.uk" TargetMode="Externa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hyperlink" Target="mailto:wnsadmin@cardiff.gov.uk"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0.png"/><Relationship Id="rId87"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10" Type="http://schemas.openxmlformats.org/officeDocument/2006/relationships/image" Target="media/image72.png"/><Relationship Id="rId115" Type="http://schemas.openxmlformats.org/officeDocument/2006/relationships/image" Target="media/image77.png"/><Relationship Id="rId131" Type="http://schemas.openxmlformats.org/officeDocument/2006/relationships/hyperlink" Target="mailto:ukraineresponsequeries@gov.wales" TargetMode="External"/><Relationship Id="rId136" Type="http://schemas.openxmlformats.org/officeDocument/2006/relationships/hyperlink" Target="mailto:service.desk@wales.nhs.uk" TargetMode="External"/><Relationship Id="rId61" Type="http://schemas.openxmlformats.org/officeDocument/2006/relationships/image" Target="media/image45.png"/><Relationship Id="rId82"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0.png"/><Relationship Id="rId77"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00" Type="http://schemas.openxmlformats.org/officeDocument/2006/relationships/image" Target="media/image64.png"/><Relationship Id="rId105" Type="http://schemas.openxmlformats.org/officeDocument/2006/relationships/image" Target="media/image69.png"/><Relationship Id="rId126" Type="http://schemas.openxmlformats.org/officeDocument/2006/relationships/image" Target="media/image88.png"/><Relationship Id="rId147" Type="http://schemas.openxmlformats.org/officeDocument/2006/relationships/hyperlink" Target="mailto:service.desk@wales.nhs.uk" TargetMode="External"/><Relationship Id="rId8" Type="http://schemas.openxmlformats.org/officeDocument/2006/relationships/image" Target="media/image1.png"/><Relationship Id="rId51" Type="http://schemas.openxmlformats.org/officeDocument/2006/relationships/comments" Target="comments.xml"/><Relationship Id="rId72" Type="http://schemas.openxmlformats.org/officeDocument/2006/relationships/image" Target="media/image56.png"/><Relationship Id="rId93" Type="http://schemas.openxmlformats.org/officeDocument/2006/relationships/hyperlink" Target="mailto:wnsadmin@cardiff.gov.uk" TargetMode="External"/><Relationship Id="rId98" Type="http://schemas.openxmlformats.org/officeDocument/2006/relationships/image" Target="media/image62.png"/><Relationship Id="rId121" Type="http://schemas.openxmlformats.org/officeDocument/2006/relationships/image" Target="media/image83.png"/><Relationship Id="rId142" Type="http://schemas.openxmlformats.org/officeDocument/2006/relationships/hyperlink" Target="mailto:service.desk@wales.nhs.uk"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1.png"/><Relationship Id="rId116" Type="http://schemas.openxmlformats.org/officeDocument/2006/relationships/image" Target="media/image78.png"/><Relationship Id="rId137" Type="http://schemas.openxmlformats.org/officeDocument/2006/relationships/hyperlink" Target="mailto:NationOfSanctuarySurvey@Gov.Wales" TargetMode="Externa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46.png"/><Relationship Id="rId83"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88"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11" Type="http://schemas.openxmlformats.org/officeDocument/2006/relationships/image" Target="media/image73.png"/><Relationship Id="rId132" Type="http://schemas.openxmlformats.org/officeDocument/2006/relationships/image" Target="media/image90.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1.png"/><Relationship Id="rId106" Type="http://schemas.openxmlformats.org/officeDocument/2006/relationships/image" Target="media/image70.png"/><Relationship Id="rId127" Type="http://schemas.openxmlformats.org/officeDocument/2006/relationships/image" Target="media/image89.png"/><Relationship Id="rId10" Type="http://schemas.openxmlformats.org/officeDocument/2006/relationships/hyperlink" Target="https://eur01.safelinks.protection.outlook.com/?url=https%3A%2F%2Forg616cc293.crm11.dynamics.com%2F&amp;data=05%7C01%7Csarah.lilley%40gov.wales%7Ccb5eb379b767493a522c08da59a82cd5%7Ca2cc36c592804ae78887d06dab89216b%7C0%7C0%7C637920876084543335%7CUnknown%7CTWFpbGZsb3d8eyJWIjoiMC4wLjAwMDAiLCJQIjoiV2luMzIiLCJBTiI6Ik1haWwiLCJXVCI6Mn0%3D%7C3000%7C%7C%7C&amp;sdata=rE3ldzO%2BXhwAL6WDrdHOQRbPAY%2FbtqNyuV29YsM2DyU%3D&amp;reserved=0" TargetMode="External"/><Relationship Id="rId31" Type="http://schemas.openxmlformats.org/officeDocument/2006/relationships/image" Target="media/image20.png"/><Relationship Id="rId52" Type="http://schemas.microsoft.com/office/2011/relationships/commentsExtended" Target="commentsExtended.xml"/><Relationship Id="rId73" Type="http://schemas.openxmlformats.org/officeDocument/2006/relationships/hyperlink" Target="bookmark://_Updating_an_existing" TargetMode="External"/><Relationship Id="rId78"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image" Target="media/image84.png"/><Relationship Id="rId143" Type="http://schemas.openxmlformats.org/officeDocument/2006/relationships/hyperlink" Target="mailto:service.desk@wales.nhs.uk" TargetMode="Externa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omesforukrainedataplatform.crm11.dynamics.com/" TargetMode="Externa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2.png"/><Relationship Id="rId89"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12" Type="http://schemas.openxmlformats.org/officeDocument/2006/relationships/image" Target="media/image74.png"/><Relationship Id="rId133" Type="http://schemas.openxmlformats.org/officeDocument/2006/relationships/image" Target="media/image91.png"/><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image" Target="media/image42.png"/><Relationship Id="rId79"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02" Type="http://schemas.openxmlformats.org/officeDocument/2006/relationships/image" Target="media/image66.png"/><Relationship Id="rId123" Type="http://schemas.openxmlformats.org/officeDocument/2006/relationships/image" Target="media/image85.png"/><Relationship Id="rId144" Type="http://schemas.openxmlformats.org/officeDocument/2006/relationships/hyperlink" Target="mailto:service.desk@wales.nhs.uk" TargetMode="External"/><Relationship Id="rId90" Type="http://schemas.openxmlformats.org/officeDocument/2006/relationships/hyperlink" Target="mailto:wnsadmin@cardiff.gov.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etadata xmlns="http://www.objective.com/ecm/document/metadata/FF3C5B18883D4E21973B57C2EEED7FD1" version="1.0.0">
  <systemFields>
    <field name="Objective-Id">
      <value order="0">A41355818</value>
    </field>
    <field name="Objective-Title">
      <value order="0">Guidance - HfU - User guide - published</value>
    </field>
    <field name="Objective-Description">
      <value order="0"/>
    </field>
    <field name="Objective-CreationStamp">
      <value order="0">2022-07-07T16:56:55Z</value>
    </field>
    <field name="Objective-IsApproved">
      <value order="0">false</value>
    </field>
    <field name="Objective-IsPublished">
      <value order="0">false</value>
    </field>
    <field name="Objective-DatePublished">
      <value order="0"/>
    </field>
    <field name="Objective-ModificationStamp">
      <value order="0">2022-12-19T09:42:22Z</value>
    </field>
    <field name="Objective-Owner">
      <value order="0">Lilley, Sarah (COOG - DDAT - Digital)</value>
    </field>
    <field name="Objective-Path">
      <value order="0">Objective Global Folder:#Business File Plan:WG Organisational Groups:Covid-19 Inquiry - Excluded File Plan Areas:Chief Operating Officer (COO) - Digital, Data &amp; Technology Directorate - ICT:1 - Save:#08 - ICT Professional Services:ICT Business Change:PSG - ICT - Business Change - 2019-2023:Homes for Ukraine - Business Change activity</value>
    </field>
    <field name="Objective-Parent">
      <value order="0">Homes for Ukraine - Business Change activity</value>
    </field>
    <field name="Objective-State">
      <value order="0">Being Edited</value>
    </field>
    <field name="Objective-VersionId">
      <value order="0">vA82759465</value>
    </field>
    <field name="Objective-Version">
      <value order="0">6.1</value>
    </field>
    <field name="Objective-VersionNumber">
      <value order="0">12</value>
    </field>
    <field name="Objective-VersionComment">
      <value order="0"/>
    </field>
    <field name="Objective-FileNumber">
      <value order="0">qA1410055</value>
    </field>
    <field name="Objective-Classification">
      <value order="0">Official</value>
    </field>
    <field name="Objective-Caveats">
      <value order="0"/>
    </field>
  </systemFields>
  <catalogues>
    <catalogue name="Document Type Catalogue" type="type" ori="id:cA14">
      <field name="Objective-Date Acquired">
        <value order="0">2022-07-07T00:00:00Z</value>
      </field>
      <field name="Objective-Official Translation">
        <value order="0"/>
      </field>
      <field name="Objective-Connect Creator">
        <value order="0"/>
      </field>
    </catalogue>
  </catalogues>
</metadata>
</file>

<file path=customXml/itemProps1.xml><?xml version="1.0" encoding="utf-8"?>
<ds:datastoreItem xmlns:ds="http://schemas.openxmlformats.org/officeDocument/2006/customXml" ds:itemID="{5745109E-2DDF-40CB-AC2B-FF9B10C90820}">
  <ds:schemaRefs>
    <ds:schemaRef ds:uri="http://www.objective.com/ecm/document/metadata/FF3C5B18883D4E21973B57C2EEED7FD1"/>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96</Pages>
  <Words>18010</Words>
  <Characters>102659</Characters>
  <Application>Microsoft Office Word</Application>
  <DocSecurity>0</DocSecurity>
  <Lines>855</Lines>
  <Paragraphs>240</Paragraphs>
  <ScaleCrop>false</ScaleCrop>
  <Company/>
  <LinksUpToDate>false</LinksUpToDate>
  <CharactersWithSpaces>120429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Lilley (PSG - DDaT)</dc:creator>
  <cp:keywords/>
  <cp:lastModifiedBy>Dickinson, Joshua (COOG - DDAT - Digital)</cp:lastModifiedBy>
  <cp:revision>2</cp:revision>
  <dcterms:created xsi:type="dcterms:W3CDTF">2022-12-19T09:45:00Z</dcterms:created>
  <dcterms:modified xsi:type="dcterms:W3CDTF">2022-12-19T09:45:00Z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I template version">
    <vt:lpwstr>Version 9.1</vt:lpwstr>
  </property>
  <property fmtid="{D5CDD505-2E9C-101B-9397-08002B2CF9AE}" pid="3" name="LastOSversion">
    <vt:lpwstr>16.0</vt:lpwstr>
  </property>
  <property fmtid="{D5CDD505-2E9C-101B-9397-08002B2CF9AE}" pid="4" name="Objective-Id">
    <vt:lpwstr>A41355818</vt:lpwstr>
  </property>
  <property fmtid="{D5CDD505-2E9C-101B-9397-08002B2CF9AE}" pid="5" name="Objective-Title">
    <vt:lpwstr>Guidance - HfU - User guide - published</vt:lpwstr>
  </property>
  <property fmtid="{D5CDD505-2E9C-101B-9397-08002B2CF9AE}" pid="6" name="Objective-Description">
    <vt:lpwstr/>
  </property>
  <property fmtid="{D5CDD505-2E9C-101B-9397-08002B2CF9AE}" pid="7" name="Objective-CreationStamp">
    <vt:filetime>2022-07-07T16:57:18Z</vt:filetime>
  </property>
  <property fmtid="{D5CDD505-2E9C-101B-9397-08002B2CF9AE}" pid="8" name="Objective-IsApproved">
    <vt:bool>false</vt:bool>
  </property>
  <property fmtid="{D5CDD505-2E9C-101B-9397-08002B2CF9AE}" pid="9" name="Objective-IsPublished">
    <vt:bool>false</vt:bool>
  </property>
  <property fmtid="{D5CDD505-2E9C-101B-9397-08002B2CF9AE}" pid="10" name="Objective-DatePublished">
    <vt:lpwstr/>
  </property>
  <property fmtid="{D5CDD505-2E9C-101B-9397-08002B2CF9AE}" pid="11" name="Objective-ModificationStamp">
    <vt:filetime>2022-12-19T09:42:22Z</vt:filetime>
  </property>
  <property fmtid="{D5CDD505-2E9C-101B-9397-08002B2CF9AE}" pid="12" name="Objective-Owner">
    <vt:lpwstr>Lilley, Sarah (COOG - DDAT - Digital)</vt:lpwstr>
  </property>
  <property fmtid="{D5CDD505-2E9C-101B-9397-08002B2CF9AE}" pid="13" name="Objective-Path">
    <vt:lpwstr>Objective Global Folder:#Business File Plan:WG Organisational Groups:Covid-19 Inquiry - Excluded File Plan Areas:Chief Operating Officer (COO) - Digital, Data &amp; Technology Directorate - ICT:1 - Save:#08 - ICT Professional Services:ICT Business Change:PSG - ICT - Business Change - 2019-2023:Homes for Ukraine - Business Change activity:</vt:lpwstr>
  </property>
  <property fmtid="{D5CDD505-2E9C-101B-9397-08002B2CF9AE}" pid="14" name="Objective-Parent">
    <vt:lpwstr>Homes for Ukraine - Business Change activity</vt:lpwstr>
  </property>
  <property fmtid="{D5CDD505-2E9C-101B-9397-08002B2CF9AE}" pid="15" name="Objective-State">
    <vt:lpwstr>Being Edited</vt:lpwstr>
  </property>
  <property fmtid="{D5CDD505-2E9C-101B-9397-08002B2CF9AE}" pid="16" name="Objective-VersionId">
    <vt:lpwstr>vA82759465</vt:lpwstr>
  </property>
  <property fmtid="{D5CDD505-2E9C-101B-9397-08002B2CF9AE}" pid="17" name="Objective-Version">
    <vt:lpwstr>6.1</vt:lpwstr>
  </property>
  <property fmtid="{D5CDD505-2E9C-101B-9397-08002B2CF9AE}" pid="18" name="Objective-VersionNumber">
    <vt:r8>12</vt:r8>
  </property>
  <property fmtid="{D5CDD505-2E9C-101B-9397-08002B2CF9AE}" pid="19" name="Objective-VersionComment">
    <vt:lpwstr/>
  </property>
  <property fmtid="{D5CDD505-2E9C-101B-9397-08002B2CF9AE}" pid="20" name="Objective-FileNumber">
    <vt:lpwstr>qA1410055</vt:lpwstr>
  </property>
  <property fmtid="{D5CDD505-2E9C-101B-9397-08002B2CF9AE}" pid="21" name="Objective-Classification">
    <vt:lpwstr>[Inherited - Official]</vt:lpwstr>
  </property>
  <property fmtid="{D5CDD505-2E9C-101B-9397-08002B2CF9AE}" pid="22" name="Objective-Caveats">
    <vt:lpwstr/>
  </property>
  <property fmtid="{D5CDD505-2E9C-101B-9397-08002B2CF9AE}" pid="23" name="Objective-Date Acquired">
    <vt:filetime>2022-07-07T00:00:00Z</vt:filetime>
  </property>
  <property fmtid="{D5CDD505-2E9C-101B-9397-08002B2CF9AE}" pid="24" name="Objective-Official Translation">
    <vt:lpwstr/>
  </property>
  <property fmtid="{D5CDD505-2E9C-101B-9397-08002B2CF9AE}" pid="25" name="Objective-Connect Creator">
    <vt:lpwstr/>
  </property>
  <property fmtid="{D5CDD505-2E9C-101B-9397-08002B2CF9AE}" pid="26" name="Objective-Comment">
    <vt:lpwstr/>
  </property>
</Properties>
</file>